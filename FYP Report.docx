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125" w:rsidRPr="002C7C81" w:rsidRDefault="00AA265D" w:rsidP="00917125">
      <w:pPr>
        <w:autoSpaceDE w:val="0"/>
        <w:autoSpaceDN w:val="0"/>
        <w:adjustRightInd w:val="0"/>
        <w:jc w:val="center"/>
        <w:rPr>
          <w:sz w:val="52"/>
          <w:szCs w:val="52"/>
        </w:rPr>
      </w:pPr>
      <w:r>
        <w:rPr>
          <w:noProof/>
          <w:sz w:val="52"/>
          <w:szCs w:val="52"/>
        </w:rPr>
        <w:pict>
          <v:shapetype id="_x0000_t202" coordsize="21600,21600" o:spt="202" path="m,l,21600r21600,l21600,xe">
            <v:stroke joinstyle="miter"/>
            <v:path gradientshapeok="t" o:connecttype="rect"/>
          </v:shapetype>
          <v:shape id="Text Box 22" o:spid="_x0000_s1026" type="#_x0000_t202" style="position:absolute;left:0;text-align:left;margin-left:415.5pt;margin-top:-64.7pt;width:21.5pt;height:23.3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7hQIAABc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" stroked="f">
            <v:textbox>
              <w:txbxContent>
                <w:p w:rsidR="0037106A" w:rsidRDefault="0037106A" w:rsidP="001B1A5F"/>
              </w:txbxContent>
            </v:textbox>
          </v:shape>
        </w:pict>
      </w:r>
      <w:r>
        <w:rPr>
          <w:noProof/>
          <w:sz w:val="52"/>
          <w:szCs w:val="52"/>
        </w:rPr>
        <w:pict>
          <v:shape id="_x0000_s1027" type="#_x0000_t202" style="position:absolute;left:0;text-align:left;margin-left:403.5pt;margin-top:-76.2pt;width:21.5pt;height:23.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" stroked="f">
            <v:textbox>
              <w:txbxContent>
                <w:p w:rsidR="0037106A" w:rsidRDefault="0037106A"/>
              </w:txbxContent>
            </v:textbox>
          </v:shape>
        </w:pict>
      </w:r>
      <w:r w:rsidR="00917125" w:rsidRPr="002C7C81">
        <w:rPr>
          <w:sz w:val="52"/>
          <w:szCs w:val="52"/>
        </w:rPr>
        <w:t>National University of Computer and</w:t>
      </w:r>
    </w:p>
    <w:p w:rsidR="00917125" w:rsidRPr="002C7C81" w:rsidRDefault="00917125" w:rsidP="00917125">
      <w:pPr>
        <w:autoSpaceDE w:val="0"/>
        <w:autoSpaceDN w:val="0"/>
        <w:adjustRightInd w:val="0"/>
        <w:jc w:val="center"/>
        <w:rPr>
          <w:sz w:val="52"/>
          <w:szCs w:val="52"/>
        </w:rPr>
      </w:pPr>
      <w:r w:rsidRPr="002C7C81">
        <w:rPr>
          <w:sz w:val="52"/>
          <w:szCs w:val="52"/>
        </w:rPr>
        <w:t>Emerging Sciences</w:t>
      </w:r>
    </w:p>
    <w:p w:rsidR="00917125" w:rsidRPr="002C7C81" w:rsidRDefault="00917125" w:rsidP="00917125">
      <w:pPr>
        <w:autoSpaceDE w:val="0"/>
        <w:autoSpaceDN w:val="0"/>
        <w:adjustRightInd w:val="0"/>
        <w:jc w:val="center"/>
        <w:rPr>
          <w:sz w:val="40"/>
          <w:szCs w:val="34"/>
        </w:rPr>
      </w:pPr>
    </w:p>
    <w:p w:rsidR="00917125" w:rsidRPr="002C7C81" w:rsidRDefault="00917125" w:rsidP="00917125">
      <w:pPr>
        <w:autoSpaceDE w:val="0"/>
        <w:autoSpaceDN w:val="0"/>
        <w:adjustRightInd w:val="0"/>
        <w:jc w:val="center"/>
        <w:rPr>
          <w:sz w:val="40"/>
          <w:szCs w:val="40"/>
        </w:rPr>
      </w:pPr>
      <w:r w:rsidRPr="002C7C81">
        <w:rPr>
          <w:sz w:val="40"/>
          <w:szCs w:val="40"/>
        </w:rPr>
        <w:t>Final Year Project Thesis</w:t>
      </w:r>
    </w:p>
    <w:p w:rsidR="00917125" w:rsidRPr="002C7C81" w:rsidRDefault="00917125" w:rsidP="00917125">
      <w:pPr>
        <w:autoSpaceDE w:val="0"/>
        <w:autoSpaceDN w:val="0"/>
        <w:adjustRightInd w:val="0"/>
        <w:jc w:val="center"/>
        <w:rPr>
          <w:sz w:val="44"/>
          <w:szCs w:val="29"/>
        </w:rPr>
      </w:pPr>
    </w:p>
    <w:p w:rsidR="00917125" w:rsidRPr="002C7C81" w:rsidRDefault="00917125" w:rsidP="00917125">
      <w:pPr>
        <w:autoSpaceDE w:val="0"/>
        <w:autoSpaceDN w:val="0"/>
        <w:adjustRightInd w:val="0"/>
        <w:jc w:val="center"/>
        <w:rPr>
          <w:sz w:val="52"/>
          <w:szCs w:val="41"/>
        </w:rPr>
      </w:pPr>
      <w:r w:rsidRPr="002C7C81">
        <w:rPr>
          <w:sz w:val="52"/>
          <w:szCs w:val="41"/>
        </w:rPr>
        <w:t>Intelligent Unit of Hybrid System</w:t>
      </w:r>
    </w:p>
    <w:p w:rsidR="00917125" w:rsidRPr="002C7C81" w:rsidRDefault="00917125" w:rsidP="00917125">
      <w:pPr>
        <w:autoSpaceDE w:val="0"/>
        <w:autoSpaceDN w:val="0"/>
        <w:adjustRightInd w:val="0"/>
        <w:rPr>
          <w:sz w:val="32"/>
        </w:rPr>
      </w:pPr>
    </w:p>
    <w:p w:rsidR="00917125" w:rsidRDefault="00917125" w:rsidP="00917125">
      <w:pPr>
        <w:autoSpaceDE w:val="0"/>
        <w:autoSpaceDN w:val="0"/>
        <w:adjustRightInd w:val="0"/>
        <w:rPr>
          <w:sz w:val="32"/>
        </w:rPr>
      </w:pPr>
    </w:p>
    <w:p w:rsidR="00917125" w:rsidRPr="005B3BAC" w:rsidRDefault="00917125" w:rsidP="00917125">
      <w:pPr>
        <w:autoSpaceDE w:val="0"/>
        <w:autoSpaceDN w:val="0"/>
        <w:adjustRightInd w:val="0"/>
        <w:rPr>
          <w:sz w:val="32"/>
        </w:rPr>
      </w:pPr>
      <w:r w:rsidRPr="005B3BAC">
        <w:rPr>
          <w:sz w:val="32"/>
        </w:rPr>
        <w:t>Authors:</w:t>
      </w:r>
      <w:r w:rsidR="00295E1D">
        <w:rPr>
          <w:sz w:val="32"/>
        </w:rPr>
        <w:tab/>
      </w:r>
      <w:r w:rsidR="00295E1D">
        <w:rPr>
          <w:sz w:val="32"/>
        </w:rPr>
        <w:tab/>
      </w:r>
      <w:r w:rsidR="00295E1D">
        <w:rPr>
          <w:sz w:val="32"/>
        </w:rPr>
        <w:tab/>
      </w:r>
      <w:r w:rsidR="00295E1D">
        <w:rPr>
          <w:sz w:val="32"/>
        </w:rPr>
        <w:tab/>
      </w:r>
      <w:r w:rsidR="00295E1D">
        <w:rPr>
          <w:sz w:val="32"/>
        </w:rPr>
        <w:tab/>
      </w:r>
      <w:r w:rsidR="00295E1D">
        <w:rPr>
          <w:sz w:val="32"/>
        </w:rPr>
        <w:tab/>
        <w:t xml:space="preserve">        </w:t>
      </w:r>
      <w:r w:rsidRPr="005B3BAC">
        <w:rPr>
          <w:sz w:val="32"/>
        </w:rPr>
        <w:t>Supervisor:</w:t>
      </w:r>
    </w:p>
    <w:p w:rsidR="00917125" w:rsidRPr="005B3BAC" w:rsidRDefault="00917125" w:rsidP="00917125">
      <w:pPr>
        <w:autoSpaceDE w:val="0"/>
        <w:autoSpaceDN w:val="0"/>
        <w:adjustRightInd w:val="0"/>
        <w:rPr>
          <w:sz w:val="32"/>
        </w:rPr>
      </w:pPr>
      <w:r>
        <w:rPr>
          <w:sz w:val="32"/>
        </w:rPr>
        <w:t>Arsalan Saghir</w:t>
      </w:r>
      <w:r w:rsidRPr="005B3BAC">
        <w:rPr>
          <w:sz w:val="32"/>
        </w:rPr>
        <w:t xml:space="preserve"> (i1</w:t>
      </w:r>
      <w:r>
        <w:rPr>
          <w:sz w:val="32"/>
        </w:rPr>
        <w:t>10466</w:t>
      </w:r>
      <w:r w:rsidRPr="005B3BAC">
        <w:rPr>
          <w:sz w:val="32"/>
        </w:rPr>
        <w:t>)</w:t>
      </w:r>
      <w:r>
        <w:rPr>
          <w:sz w:val="32"/>
        </w:rPr>
        <w:tab/>
      </w:r>
      <w:r>
        <w:rPr>
          <w:sz w:val="32"/>
        </w:rPr>
        <w:tab/>
      </w:r>
      <w:r>
        <w:rPr>
          <w:sz w:val="32"/>
        </w:rPr>
        <w:tab/>
        <w:t xml:space="preserve">        </w:t>
      </w:r>
      <w:r w:rsidRPr="005B3BAC">
        <w:rPr>
          <w:sz w:val="32"/>
        </w:rPr>
        <w:t xml:space="preserve">Engr. </w:t>
      </w:r>
      <w:r>
        <w:rPr>
          <w:sz w:val="32"/>
        </w:rPr>
        <w:t>Aamer Munir</w:t>
      </w:r>
    </w:p>
    <w:p w:rsidR="00917125" w:rsidRPr="005B3BAC" w:rsidRDefault="00917125" w:rsidP="00917125">
      <w:pPr>
        <w:autoSpaceDE w:val="0"/>
        <w:autoSpaceDN w:val="0"/>
        <w:adjustRightInd w:val="0"/>
        <w:rPr>
          <w:sz w:val="32"/>
        </w:rPr>
      </w:pPr>
      <w:r>
        <w:rPr>
          <w:sz w:val="32"/>
        </w:rPr>
        <w:t>Arsalan Ahmed (i110504</w:t>
      </w:r>
      <w:r w:rsidRPr="005B3BAC">
        <w:rPr>
          <w:sz w:val="32"/>
        </w:rPr>
        <w:t>)</w:t>
      </w:r>
    </w:p>
    <w:p w:rsidR="00917125" w:rsidRDefault="00917125" w:rsidP="00917125">
      <w:pPr>
        <w:autoSpaceDE w:val="0"/>
        <w:autoSpaceDN w:val="0"/>
        <w:adjustRightInd w:val="0"/>
        <w:jc w:val="center"/>
        <w:rPr>
          <w:sz w:val="32"/>
        </w:rPr>
      </w:pPr>
    </w:p>
    <w:p w:rsidR="00917125" w:rsidRDefault="00917125" w:rsidP="00917125">
      <w:pPr>
        <w:autoSpaceDE w:val="0"/>
        <w:autoSpaceDN w:val="0"/>
        <w:adjustRightInd w:val="0"/>
        <w:jc w:val="center"/>
        <w:rPr>
          <w:sz w:val="32"/>
        </w:rPr>
      </w:pPr>
    </w:p>
    <w:p w:rsidR="00917125" w:rsidRDefault="00917125" w:rsidP="00917125">
      <w:pPr>
        <w:autoSpaceDE w:val="0"/>
        <w:autoSpaceDN w:val="0"/>
        <w:adjustRightInd w:val="0"/>
        <w:jc w:val="center"/>
        <w:rPr>
          <w:sz w:val="32"/>
        </w:rPr>
      </w:pPr>
    </w:p>
    <w:p w:rsidR="00917125" w:rsidRPr="005B3BAC" w:rsidRDefault="00917125" w:rsidP="00917125">
      <w:pPr>
        <w:autoSpaceDE w:val="0"/>
        <w:autoSpaceDN w:val="0"/>
        <w:adjustRightInd w:val="0"/>
        <w:jc w:val="center"/>
        <w:rPr>
          <w:sz w:val="32"/>
        </w:rPr>
      </w:pPr>
      <w:r w:rsidRPr="005B3BAC">
        <w:rPr>
          <w:sz w:val="32"/>
        </w:rPr>
        <w:t>Department of Electrical Engineering</w:t>
      </w:r>
    </w:p>
    <w:p w:rsidR="00917125" w:rsidRDefault="00917125" w:rsidP="00917125">
      <w:pPr>
        <w:jc w:val="center"/>
        <w:rPr>
          <w:sz w:val="32"/>
        </w:rPr>
      </w:pPr>
    </w:p>
    <w:p w:rsidR="00917125" w:rsidRDefault="00917125" w:rsidP="00917125">
      <w:pPr>
        <w:jc w:val="center"/>
        <w:rPr>
          <w:sz w:val="32"/>
        </w:rPr>
      </w:pPr>
    </w:p>
    <w:p w:rsidR="00917125" w:rsidRDefault="006807A5" w:rsidP="00917125">
      <w:pPr>
        <w:jc w:val="center"/>
        <w:rPr>
          <w:sz w:val="32"/>
        </w:rPr>
      </w:pPr>
      <w:r>
        <w:rPr>
          <w:sz w:val="32"/>
        </w:rPr>
        <w:t>June 2015</w:t>
      </w:r>
    </w:p>
    <w:p w:rsidR="00917125" w:rsidRDefault="00295E1D">
      <w:pPr>
        <w:spacing w:after="200" w:line="276" w:lineRule="auto"/>
        <w:rPr>
          <w:sz w:val="32"/>
        </w:rPr>
      </w:pPr>
      <w:r>
        <w:rPr>
          <w:noProof/>
          <w:sz w:val="32"/>
        </w:rPr>
        <w:drawing>
          <wp:anchor distT="0" distB="0" distL="114300" distR="114300" simplePos="0" relativeHeight="251662336" behindDoc="0" locked="0" layoutInCell="1" allowOverlap="1">
            <wp:simplePos x="0" y="0"/>
            <wp:positionH relativeFrom="page">
              <wp:align>center</wp:align>
            </wp:positionH>
            <wp:positionV relativeFrom="paragraph">
              <wp:posOffset>377190</wp:posOffset>
            </wp:positionV>
            <wp:extent cx="2374900" cy="2256155"/>
            <wp:effectExtent l="0" t="0" r="6350" b="0"/>
            <wp:wrapNone/>
            <wp:docPr id="62" name="Picture 6" descr="n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4900" cy="2256155"/>
                    </a:xfrm>
                    <a:prstGeom prst="rect">
                      <a:avLst/>
                    </a:prstGeom>
                    <a:noFill/>
                  </pic:spPr>
                </pic:pic>
              </a:graphicData>
            </a:graphic>
          </wp:anchor>
        </w:drawing>
      </w:r>
      <w:r w:rsidR="00AA265D">
        <w:rPr>
          <w:noProof/>
          <w:sz w:val="32"/>
        </w:rPr>
        <w:pict>
          <v:shape id="Text Box 21" o:spid="_x0000_s1028" type="#_x0000_t202" style="position:absolute;margin-left:197.75pt;margin-top:283.55pt;width:20.6pt;height:24.3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" stroked="f">
            <v:textbox>
              <w:txbxContent>
                <w:p w:rsidR="0037106A" w:rsidRDefault="0037106A"/>
              </w:txbxContent>
            </v:textbox>
          </v:shape>
        </w:pict>
      </w:r>
      <w:r w:rsidR="00917125">
        <w:rPr>
          <w:sz w:val="32"/>
        </w:rPr>
        <w:br w:type="page"/>
      </w:r>
    </w:p>
    <w:p w:rsidR="002C7C81" w:rsidRPr="002C7C81" w:rsidRDefault="00AA265D" w:rsidP="002C7C81">
      <w:pPr>
        <w:rPr>
          <w:b/>
          <w:sz w:val="32"/>
          <w:szCs w:val="32"/>
        </w:rPr>
      </w:pPr>
      <w:r>
        <w:rPr>
          <w:b/>
          <w:noProof/>
          <w:sz w:val="36"/>
          <w:szCs w:val="28"/>
        </w:rPr>
        <w:lastRenderedPageBreak/>
        <w:pict>
          <v:shape id="Text Box 23" o:spid="_x0000_s1029" type="#_x0000_t202" style="position:absolute;margin-left:405.05pt;margin-top:-76.55pt;width:21.5pt;height:23.3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JOhgIAABc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" stroked="f">
            <v:textbox>
              <w:txbxContent>
                <w:p w:rsidR="0037106A" w:rsidRDefault="0037106A" w:rsidP="005E399A"/>
              </w:txbxContent>
            </v:textbox>
          </v:shape>
        </w:pict>
      </w:r>
      <w:r w:rsidR="002C7C81" w:rsidRPr="002C7C81">
        <w:rPr>
          <w:b/>
          <w:sz w:val="32"/>
          <w:szCs w:val="32"/>
        </w:rPr>
        <w:t>Developer’s Submission</w:t>
      </w:r>
    </w:p>
    <w:p w:rsidR="002C7C81" w:rsidRPr="005B3BAC" w:rsidRDefault="002C7C81" w:rsidP="002C7C81">
      <w:pPr>
        <w:rPr>
          <w:b/>
          <w:sz w:val="36"/>
          <w:szCs w:val="28"/>
        </w:rPr>
      </w:pPr>
    </w:p>
    <w:p w:rsidR="002C7C81" w:rsidRDefault="002C7C81" w:rsidP="002C7C81">
      <w:pPr>
        <w:spacing w:line="360" w:lineRule="auto"/>
        <w:jc w:val="both"/>
        <w:rPr>
          <w:color w:val="000000"/>
          <w:sz w:val="22"/>
          <w:szCs w:val="22"/>
        </w:rPr>
      </w:pPr>
      <w:r w:rsidRPr="002C7C81">
        <w:rPr>
          <w:sz w:val="22"/>
          <w:szCs w:val="22"/>
        </w:rPr>
        <w:t xml:space="preserve">This report is being submitted to the Department of Electrical Engineering of the National University of Computer and Emerging Sciences in partial fulfillment of the requirements for the degree of </w:t>
      </w:r>
      <w:r w:rsidRPr="002C7C81">
        <w:rPr>
          <w:color w:val="000000"/>
          <w:sz w:val="22"/>
          <w:szCs w:val="22"/>
        </w:rPr>
        <w:t>BS in Electrical Engineering</w:t>
      </w:r>
      <w:r>
        <w:rPr>
          <w:color w:val="000000"/>
          <w:sz w:val="22"/>
          <w:szCs w:val="22"/>
        </w:rPr>
        <w:t>.</w:t>
      </w:r>
    </w:p>
    <w:p w:rsidR="002C7C81" w:rsidRDefault="00AA265D">
      <w:pPr>
        <w:spacing w:after="200" w:line="276" w:lineRule="auto"/>
        <w:rPr>
          <w:color w:val="000000"/>
          <w:sz w:val="22"/>
          <w:szCs w:val="22"/>
        </w:rPr>
      </w:pPr>
      <w:r>
        <w:rPr>
          <w:noProof/>
          <w:color w:val="000000"/>
          <w:sz w:val="22"/>
          <w:szCs w:val="22"/>
        </w:rPr>
        <w:pict>
          <v:shape id="Text Box 30" o:spid="_x0000_s1030" type="#_x0000_t202" style="position:absolute;margin-left:201.85pt;margin-top:557.15pt;width:33.65pt;height:29.9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" stroked="f">
            <v:textbox>
              <w:txbxContent>
                <w:p w:rsidR="0037106A" w:rsidRDefault="0037106A" w:rsidP="0089438B">
                  <w:pPr>
                    <w:jc w:val="center"/>
                  </w:pPr>
                  <w:r>
                    <w:t>ii</w:t>
                  </w:r>
                </w:p>
              </w:txbxContent>
            </v:textbox>
          </v:shape>
        </w:pict>
      </w:r>
      <w:r w:rsidR="002C7C81">
        <w:rPr>
          <w:color w:val="000000"/>
          <w:sz w:val="22"/>
          <w:szCs w:val="22"/>
        </w:rPr>
        <w:br w:type="page"/>
      </w:r>
    </w:p>
    <w:p w:rsidR="002C7C81" w:rsidRPr="002C7C81" w:rsidRDefault="00AA265D" w:rsidP="002C7C81">
      <w:pPr>
        <w:rPr>
          <w:b/>
          <w:sz w:val="32"/>
          <w:szCs w:val="28"/>
        </w:rPr>
      </w:pPr>
      <w:r>
        <w:rPr>
          <w:noProof/>
        </w:rPr>
        <w:lastRenderedPageBreak/>
        <w:pict>
          <v:shape id="Text Box 24" o:spid="_x0000_s1031" type="#_x0000_t202" style="position:absolute;margin-left:403.15pt;margin-top:-75.6pt;width:21.5pt;height:23.3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" stroked="f">
            <v:textbox>
              <w:txbxContent>
                <w:p w:rsidR="0037106A" w:rsidRDefault="0037106A" w:rsidP="005E399A"/>
              </w:txbxContent>
            </v:textbox>
          </v:shape>
        </w:pict>
      </w:r>
      <w:r w:rsidR="002C7C81" w:rsidRPr="002C7C81">
        <w:rPr>
          <w:b/>
          <w:sz w:val="32"/>
          <w:szCs w:val="28"/>
        </w:rPr>
        <w:t>Developer’s Declaration</w:t>
      </w:r>
    </w:p>
    <w:p w:rsidR="002C7C81" w:rsidRPr="007D2077" w:rsidRDefault="002C7C81" w:rsidP="002C7C81">
      <w:pPr>
        <w:jc w:val="center"/>
      </w:pPr>
    </w:p>
    <w:p w:rsidR="002C7C81" w:rsidRDefault="002C7C81" w:rsidP="002C7C81">
      <w:pPr>
        <w:autoSpaceDE w:val="0"/>
        <w:autoSpaceDN w:val="0"/>
        <w:adjustRightInd w:val="0"/>
        <w:spacing w:line="360" w:lineRule="auto"/>
        <w:ind w:right="27"/>
        <w:jc w:val="both"/>
      </w:pPr>
      <w:r>
        <w:t xml:space="preserve">“We </w:t>
      </w:r>
      <w:r w:rsidRPr="00E01F9B">
        <w:t xml:space="preserve">take full responsibility of </w:t>
      </w:r>
      <w:r>
        <w:t xml:space="preserve">the project work conducted during the Final Year Project (FYP) titled “Intelligent Unit of Hybrid System”. We solemnly declare that the project work </w:t>
      </w:r>
      <w:r w:rsidRPr="00E01F9B">
        <w:t xml:space="preserve">presented in the </w:t>
      </w:r>
      <w:r>
        <w:t>FYP report is done solely by us with no significant help from any other person; however, small help wherever taken is duly acknowledged.  We have also written the complete FYP report by ourselves. Moreover, we have not presented this FYP (or substantially similar project work) or any part of the thesis previously to any other degree awarding institution within Pakistan or abroad.</w:t>
      </w:r>
    </w:p>
    <w:p w:rsidR="002C7C81" w:rsidRPr="00E01F9B" w:rsidRDefault="002C7C81" w:rsidP="002C7C81">
      <w:pPr>
        <w:autoSpaceDE w:val="0"/>
        <w:autoSpaceDN w:val="0"/>
        <w:adjustRightInd w:val="0"/>
        <w:spacing w:line="360" w:lineRule="auto"/>
        <w:ind w:right="27"/>
        <w:jc w:val="both"/>
      </w:pPr>
    </w:p>
    <w:p w:rsidR="002C7C81" w:rsidRDefault="002C7C81" w:rsidP="002C7C81">
      <w:pPr>
        <w:autoSpaceDE w:val="0"/>
        <w:autoSpaceDN w:val="0"/>
        <w:adjustRightInd w:val="0"/>
        <w:spacing w:line="360" w:lineRule="auto"/>
        <w:ind w:right="27"/>
        <w:jc w:val="both"/>
      </w:pPr>
      <w:r>
        <w:t xml:space="preserve">We understand that the management of Department of Electrical Engineering of National University of Computer and Emerging Sciences has </w:t>
      </w:r>
      <w:r w:rsidRPr="00E01F9B">
        <w:t xml:space="preserve">a zero tolerance policy towards plagiarism. Therefore, </w:t>
      </w:r>
      <w:r>
        <w:t>we a</w:t>
      </w:r>
      <w:r w:rsidRPr="00E01F9B">
        <w:t xml:space="preserve">s an author </w:t>
      </w:r>
      <w:r>
        <w:t xml:space="preserve">of </w:t>
      </w:r>
      <w:r w:rsidRPr="00E01F9B">
        <w:t>the above</w:t>
      </w:r>
      <w:r>
        <w:t>-</w:t>
      </w:r>
      <w:r w:rsidRPr="00E01F9B">
        <w:t xml:space="preserve">mentioned </w:t>
      </w:r>
      <w:r>
        <w:t>FYP report</w:t>
      </w:r>
      <w:r w:rsidRPr="00E01F9B">
        <w:t xml:space="preserve"> solemnly declare that no portion of </w:t>
      </w:r>
      <w:r>
        <w:t>our report</w:t>
      </w:r>
      <w:r w:rsidRPr="00E01F9B">
        <w:t xml:space="preserve"> has been plagiarized and any material used in the </w:t>
      </w:r>
      <w:r>
        <w:t>report</w:t>
      </w:r>
      <w:r w:rsidRPr="00E01F9B">
        <w:t xml:space="preserve"> from other sources is properly referenced. Moreover, the </w:t>
      </w:r>
      <w:r>
        <w:t>report</w:t>
      </w:r>
      <w:r w:rsidRPr="00E01F9B">
        <w:t xml:space="preserve"> does not contain any literal citing of more than 70 words (total) even by giving a reference</w:t>
      </w:r>
      <w:r>
        <w:t xml:space="preserve"> unless we have obtained the written permission of the publisher to do so</w:t>
      </w:r>
      <w:r w:rsidRPr="00E01F9B">
        <w:t xml:space="preserve">. Furthermore, the work presented in the </w:t>
      </w:r>
      <w:r>
        <w:t>report</w:t>
      </w:r>
      <w:r w:rsidRPr="00E01F9B">
        <w:t xml:space="preserve"> is </w:t>
      </w:r>
      <w:r>
        <w:t>our</w:t>
      </w:r>
      <w:r w:rsidRPr="00E01F9B">
        <w:t xml:space="preserve"> own work and </w:t>
      </w:r>
      <w:r>
        <w:t>we</w:t>
      </w:r>
      <w:r w:rsidRPr="00E01F9B">
        <w:t xml:space="preserve"> have positively cited the related work of the other </w:t>
      </w:r>
      <w:r>
        <w:t>projects</w:t>
      </w:r>
      <w:r w:rsidRPr="00E01F9B">
        <w:t xml:space="preserve"> </w:t>
      </w:r>
      <w:r>
        <w:t>by clearly differentiating our work from their</w:t>
      </w:r>
      <w:r w:rsidRPr="00E01F9B">
        <w:t xml:space="preserve"> relevant work. </w:t>
      </w:r>
    </w:p>
    <w:p w:rsidR="002C7C81" w:rsidRPr="00E01F9B" w:rsidRDefault="002C7C81" w:rsidP="002C7C81">
      <w:pPr>
        <w:autoSpaceDE w:val="0"/>
        <w:autoSpaceDN w:val="0"/>
        <w:adjustRightInd w:val="0"/>
        <w:spacing w:line="360" w:lineRule="auto"/>
        <w:ind w:right="27"/>
        <w:jc w:val="both"/>
      </w:pPr>
    </w:p>
    <w:p w:rsidR="002C7C81" w:rsidRPr="00E01F9B" w:rsidRDefault="002C7C81" w:rsidP="002C7C81">
      <w:pPr>
        <w:autoSpaceDE w:val="0"/>
        <w:autoSpaceDN w:val="0"/>
        <w:adjustRightInd w:val="0"/>
        <w:spacing w:line="360" w:lineRule="auto"/>
        <w:ind w:right="27"/>
        <w:jc w:val="both"/>
      </w:pPr>
      <w:r>
        <w:t xml:space="preserve">We </w:t>
      </w:r>
      <w:r w:rsidRPr="00E01F9B">
        <w:t xml:space="preserve">further understand that if </w:t>
      </w:r>
      <w:r>
        <w:t>we are</w:t>
      </w:r>
      <w:r w:rsidRPr="00E01F9B">
        <w:t xml:space="preserve"> found guilty of any form of plagiarism </w:t>
      </w:r>
      <w:r>
        <w:t>in our FYP report even after our graduation, the University reserves the right to withdraw our BS degree.  Moreover, the University w</w:t>
      </w:r>
      <w:r w:rsidRPr="00E01F9B">
        <w:t xml:space="preserve">ill also have the right to </w:t>
      </w:r>
      <w:r>
        <w:t xml:space="preserve">publish our names on its </w:t>
      </w:r>
      <w:r w:rsidRPr="00E01F9B">
        <w:t xml:space="preserve">website </w:t>
      </w:r>
      <w:r>
        <w:t>that</w:t>
      </w:r>
      <w:r w:rsidRPr="00E01F9B">
        <w:t xml:space="preserve"> keeps a record of the </w:t>
      </w:r>
      <w:r>
        <w:t>students who committed plagiarism in their FYP reports</w:t>
      </w:r>
      <w:r w:rsidRPr="00E01F9B">
        <w:t>.</w:t>
      </w:r>
      <w:r>
        <w:t>”</w:t>
      </w:r>
    </w:p>
    <w:p w:rsidR="002C7C81" w:rsidRDefault="002C7C81" w:rsidP="002C7C81">
      <w:pPr>
        <w:spacing w:line="360" w:lineRule="auto"/>
        <w:ind w:right="720"/>
        <w:rPr>
          <w:sz w:val="20"/>
        </w:rPr>
      </w:pPr>
    </w:p>
    <w:p w:rsidR="002C7C81" w:rsidRDefault="002C7C81" w:rsidP="002C7C81">
      <w:pPr>
        <w:spacing w:line="360" w:lineRule="auto"/>
        <w:ind w:right="720"/>
        <w:rPr>
          <w:sz w:val="20"/>
        </w:rPr>
      </w:pPr>
    </w:p>
    <w:p w:rsidR="002C7C81" w:rsidRDefault="002C7C81" w:rsidP="002C7C81">
      <w:pPr>
        <w:spacing w:line="360" w:lineRule="auto"/>
        <w:ind w:right="720"/>
        <w:rPr>
          <w:sz w:val="20"/>
        </w:rPr>
      </w:pPr>
    </w:p>
    <w:p w:rsidR="002C7C81" w:rsidRDefault="002C7C81" w:rsidP="002C7C81">
      <w:pPr>
        <w:spacing w:line="360" w:lineRule="auto"/>
        <w:ind w:right="720"/>
        <w:rPr>
          <w:sz w:val="20"/>
        </w:rPr>
      </w:pPr>
    </w:p>
    <w:p w:rsidR="002C7C81" w:rsidRDefault="00AA265D" w:rsidP="002C7C81">
      <w:pPr>
        <w:spacing w:line="360" w:lineRule="auto"/>
        <w:ind w:right="720"/>
        <w:rPr>
          <w:sz w:val="20"/>
        </w:rPr>
      </w:pPr>
      <w:r>
        <w:rPr>
          <w:noProof/>
          <w:sz w:val="20"/>
        </w:rPr>
        <w:pict>
          <v:shape id="Text Box 31" o:spid="_x0000_s1032" type="#_x0000_t202" style="position:absolute;margin-left:213.85pt;margin-top:46.5pt;width:33.65pt;height:29.9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" stroked="f">
            <v:textbox>
              <w:txbxContent>
                <w:p w:rsidR="0037106A" w:rsidRDefault="0037106A" w:rsidP="0089438B">
                  <w:pPr>
                    <w:jc w:val="center"/>
                  </w:pPr>
                  <w:r>
                    <w:t>iii</w:t>
                  </w:r>
                </w:p>
              </w:txbxContent>
            </v:textbox>
          </v:shape>
        </w:pict>
      </w:r>
    </w:p>
    <w:p w:rsidR="002C7C81" w:rsidRDefault="002C7C81" w:rsidP="002C7C81">
      <w:pPr>
        <w:spacing w:line="360" w:lineRule="auto"/>
        <w:ind w:right="720"/>
        <w:rPr>
          <w:sz w:val="20"/>
        </w:rPr>
      </w:pPr>
    </w:p>
    <w:p w:rsidR="002C7C81" w:rsidRPr="001E4443" w:rsidRDefault="00AA265D" w:rsidP="002C7C81">
      <w:pPr>
        <w:spacing w:line="360" w:lineRule="auto"/>
        <w:ind w:right="720"/>
        <w:rPr>
          <w:sz w:val="20"/>
        </w:rPr>
      </w:pPr>
      <w:r>
        <w:rPr>
          <w:noProof/>
        </w:rPr>
        <w:lastRenderedPageBreak/>
        <w:pict>
          <v:shape id="Text Box 25" o:spid="_x0000_s1033" type="#_x0000_t202" style="position:absolute;margin-left:403.15pt;margin-top:-74.65pt;width:21.5pt;height:23.3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" stroked="f">
            <v:textbox>
              <w:txbxContent>
                <w:p w:rsidR="0037106A" w:rsidRDefault="0037106A" w:rsidP="005E399A"/>
              </w:txbxContent>
            </v:textbox>
          </v:shape>
        </w:pict>
      </w:r>
    </w:p>
    <w:p w:rsidR="002C7C81" w:rsidRDefault="00AA265D" w:rsidP="002C7C81">
      <w:pPr>
        <w:ind w:right="720"/>
      </w:pPr>
      <w:r>
        <w:rPr>
          <w:noProof/>
          <w:sz w:val="52"/>
          <w:szCs w:val="52"/>
        </w:rPr>
        <w:pict>
          <v:shape id="_x0000_s1034" type="#_x0000_t202" style="position:absolute;margin-left:401.3pt;margin-top:-76.7pt;width:21.5pt;height:23.3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T0hgIAABg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" stroked="f">
            <v:textbox>
              <w:txbxContent>
                <w:p w:rsidR="0037106A" w:rsidRDefault="0037106A" w:rsidP="001B1A5F"/>
              </w:txbxContent>
            </v:textbox>
          </v:shape>
        </w:pict>
      </w:r>
      <w:r w:rsidR="002C7C81">
        <w:t xml:space="preserve">__________________           </w:t>
      </w:r>
      <w:r w:rsidR="002C7C81">
        <w:tab/>
      </w:r>
      <w:r w:rsidR="002C7C81">
        <w:tab/>
      </w:r>
      <w:r w:rsidR="002C7C81">
        <w:tab/>
      </w:r>
      <w:r w:rsidR="002C7C81">
        <w:tab/>
        <w:t>___________________</w:t>
      </w:r>
    </w:p>
    <w:p w:rsidR="002C7C81" w:rsidRDefault="002C7C81" w:rsidP="002C7C81">
      <w:pPr>
        <w:ind w:right="720"/>
      </w:pPr>
      <w:r>
        <w:t>Student Name</w:t>
      </w:r>
      <w:r>
        <w:tab/>
      </w:r>
      <w:r>
        <w:tab/>
      </w:r>
      <w:r>
        <w:tab/>
      </w:r>
      <w:r>
        <w:tab/>
      </w:r>
      <w:r>
        <w:tab/>
      </w:r>
      <w:r>
        <w:tab/>
        <w:t>Student Name</w:t>
      </w:r>
      <w:r>
        <w:tab/>
        <w:t xml:space="preserve">  </w:t>
      </w:r>
      <w:r>
        <w:tab/>
        <w:t xml:space="preserve"> </w:t>
      </w:r>
    </w:p>
    <w:p w:rsidR="002C7C81" w:rsidRDefault="002C7C81" w:rsidP="002C7C81">
      <w:pPr>
        <w:ind w:right="720"/>
      </w:pPr>
      <w:r>
        <w:t xml:space="preserve">BS(EE) Batch-Roll # </w:t>
      </w:r>
      <w:r>
        <w:tab/>
      </w:r>
      <w:r>
        <w:tab/>
      </w:r>
      <w:r>
        <w:tab/>
      </w:r>
      <w:r>
        <w:tab/>
      </w:r>
      <w:r>
        <w:tab/>
        <w:t>BS(EE) Batch-Roll #</w:t>
      </w:r>
    </w:p>
    <w:p w:rsidR="002C7C81" w:rsidRDefault="002C7C81" w:rsidP="002C7C81">
      <w:pPr>
        <w:spacing w:line="360" w:lineRule="auto"/>
        <w:ind w:right="720"/>
        <w:jc w:val="right"/>
        <w:rPr>
          <w:sz w:val="20"/>
        </w:rPr>
      </w:pPr>
    </w:p>
    <w:p w:rsidR="002C7C81" w:rsidRDefault="002C7C81" w:rsidP="002C7C81">
      <w:pPr>
        <w:ind w:right="720"/>
      </w:pPr>
      <w:r>
        <w:t>_____________________________</w:t>
      </w:r>
    </w:p>
    <w:p w:rsidR="002C7C81" w:rsidRDefault="002C7C81" w:rsidP="002C7C81">
      <w:pPr>
        <w:ind w:right="720"/>
      </w:pPr>
      <w:r>
        <w:t>Certified by Supervisor</w:t>
      </w:r>
    </w:p>
    <w:p w:rsidR="002C7C81" w:rsidRDefault="002C7C81" w:rsidP="002C7C81">
      <w:pPr>
        <w:ind w:right="720"/>
      </w:pPr>
    </w:p>
    <w:p w:rsidR="002C7C81" w:rsidRDefault="002C7C81" w:rsidP="002C7C81">
      <w:pPr>
        <w:ind w:right="720"/>
      </w:pPr>
      <w:r>
        <w:t>_______________________________</w:t>
      </w:r>
    </w:p>
    <w:p w:rsidR="002C7C81" w:rsidRDefault="002C7C81" w:rsidP="002C7C81">
      <w:pPr>
        <w:ind w:right="720"/>
      </w:pPr>
      <w:r>
        <w:t>Verified by Plagiarism Cell Officer</w:t>
      </w:r>
    </w:p>
    <w:p w:rsidR="002C7C81" w:rsidRDefault="002C7C81" w:rsidP="002C7C81">
      <w:pPr>
        <w:ind w:right="720"/>
      </w:pPr>
    </w:p>
    <w:p w:rsidR="002C7C81" w:rsidRDefault="002C7C81" w:rsidP="002C7C81">
      <w:pPr>
        <w:ind w:right="720"/>
      </w:pPr>
    </w:p>
    <w:p w:rsidR="002C7C81" w:rsidRDefault="002C7C81" w:rsidP="002C7C81">
      <w:pPr>
        <w:ind w:right="720"/>
      </w:pPr>
      <w:r>
        <w:t>Dated:</w:t>
      </w:r>
      <w:r>
        <w:tab/>
        <w:t>___________</w:t>
      </w:r>
    </w:p>
    <w:p w:rsidR="002C7C81" w:rsidRDefault="00AA265D">
      <w:pPr>
        <w:spacing w:after="200" w:line="276" w:lineRule="auto"/>
        <w:rPr>
          <w:sz w:val="22"/>
          <w:szCs w:val="22"/>
        </w:rPr>
      </w:pPr>
      <w:r>
        <w:rPr>
          <w:noProof/>
          <w:sz w:val="22"/>
          <w:szCs w:val="22"/>
        </w:rPr>
        <w:pict>
          <v:shape id="Text Box 32" o:spid="_x0000_s1035" type="#_x0000_t202" style="position:absolute;margin-left:194.5pt;margin-top:474.7pt;width:33.65pt;height:29.9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" stroked="f">
            <v:textbox>
              <w:txbxContent>
                <w:p w:rsidR="0037106A" w:rsidRDefault="0037106A" w:rsidP="0089438B">
                  <w:pPr>
                    <w:jc w:val="center"/>
                  </w:pPr>
                  <w:r>
                    <w:t>iv</w:t>
                  </w:r>
                </w:p>
              </w:txbxContent>
            </v:textbox>
          </v:shape>
        </w:pict>
      </w:r>
      <w:r w:rsidR="002C7C81">
        <w:rPr>
          <w:sz w:val="22"/>
          <w:szCs w:val="22"/>
        </w:rPr>
        <w:br w:type="page"/>
      </w:r>
    </w:p>
    <w:p w:rsidR="004729B5" w:rsidRDefault="00AA265D" w:rsidP="004729B5">
      <w:pPr>
        <w:rPr>
          <w:b/>
          <w:sz w:val="52"/>
          <w:szCs w:val="52"/>
        </w:rPr>
      </w:pPr>
      <w:r>
        <w:rPr>
          <w:b/>
          <w:noProof/>
          <w:sz w:val="52"/>
          <w:szCs w:val="52"/>
        </w:rPr>
        <w:lastRenderedPageBreak/>
        <w:pict>
          <v:shape id="Text Box 27" o:spid="_x0000_s1036" type="#_x0000_t202" style="position:absolute;margin-left:405.05pt;margin-top:-74.65pt;width:21.5pt;height:23.3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" stroked="f">
            <v:textbox>
              <w:txbxContent>
                <w:p w:rsidR="0037106A" w:rsidRDefault="0037106A" w:rsidP="005E399A"/>
              </w:txbxContent>
            </v:textbox>
          </v:shape>
        </w:pict>
      </w:r>
      <w:r w:rsidR="004729B5" w:rsidRPr="004729B5">
        <w:rPr>
          <w:b/>
          <w:sz w:val="52"/>
          <w:szCs w:val="52"/>
        </w:rPr>
        <w:t xml:space="preserve">Abstract </w:t>
      </w:r>
    </w:p>
    <w:p w:rsidR="004729B5" w:rsidRPr="004729B5" w:rsidRDefault="004729B5" w:rsidP="004729B5">
      <w:pPr>
        <w:rPr>
          <w:b/>
          <w:sz w:val="52"/>
          <w:szCs w:val="52"/>
        </w:rPr>
      </w:pPr>
    </w:p>
    <w:p w:rsidR="004729B5" w:rsidRPr="005B3BAC" w:rsidRDefault="004729B5" w:rsidP="004729B5">
      <w:pPr>
        <w:rPr>
          <w:sz w:val="36"/>
        </w:rPr>
      </w:pPr>
      <w:r w:rsidRPr="005B3BAC">
        <w:rPr>
          <w:sz w:val="36"/>
        </w:rPr>
        <w:t xml:space="preserve"> </w:t>
      </w:r>
    </w:p>
    <w:p w:rsidR="00A732F7" w:rsidRDefault="00A732F7" w:rsidP="00A732F7">
      <w:pPr>
        <w:spacing w:line="360" w:lineRule="auto"/>
        <w:jc w:val="both"/>
      </w:pPr>
      <w:r>
        <w:t>We were required to program a microcontroller for a hybrid system. Task of microcontroller was to do efficient switching between different available resources.</w:t>
      </w:r>
      <w:r>
        <w:br/>
        <w:t xml:space="preserve">By using Arduino DUE, power meters and switches we made an efficient hybrid system. This hybrid system utilizes intermittent source to its fullest. We were required to make our hybrid system more efficient, reliable and cost effective. This system needs minimal interaction with its user for modifications. The system designed is also capable of tackling load shedding conditions, what it does is it created loadsheding scheduler along with battery level at that time and by following an algorithm for scheduler it counter loadsheding condition by optimally charging the battery. System is also capable of data acquisition of incoming power resources with respect to time so that we do further analysis of hybrid system and analysis of when which and how much power source is available. For viewing the data from data logger a software on Matlab was designed that reads data from SD card and display graph of power values of different power resources, so now we can say it’s a step towards a smart home. </w:t>
      </w:r>
    </w:p>
    <w:p w:rsidR="006E7B95" w:rsidRDefault="006E7B95">
      <w:pPr>
        <w:spacing w:after="200" w:line="276" w:lineRule="auto"/>
        <w:rPr>
          <w:b/>
          <w:sz w:val="52"/>
          <w:szCs w:val="28"/>
        </w:rPr>
      </w:pPr>
    </w:p>
    <w:p w:rsidR="005E399A" w:rsidRDefault="00AA265D">
      <w:pPr>
        <w:spacing w:after="200" w:line="276" w:lineRule="auto"/>
        <w:rPr>
          <w:b/>
          <w:sz w:val="52"/>
          <w:szCs w:val="28"/>
        </w:rPr>
      </w:pPr>
      <w:r>
        <w:rPr>
          <w:b/>
          <w:noProof/>
          <w:sz w:val="52"/>
          <w:szCs w:val="28"/>
        </w:rPr>
        <w:pict>
          <v:shape id="Text Box 33" o:spid="_x0000_s1037" type="#_x0000_t202" style="position:absolute;margin-left:197pt;margin-top:435.15pt;width:33.65pt;height:29.9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iAIAABg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" stroked="f">
            <v:textbox>
              <w:txbxContent>
                <w:p w:rsidR="0037106A" w:rsidRDefault="0037106A" w:rsidP="0089438B">
                  <w:pPr>
                    <w:jc w:val="center"/>
                  </w:pPr>
                  <w:r>
                    <w:t>v</w:t>
                  </w:r>
                </w:p>
              </w:txbxContent>
            </v:textbox>
          </v:shape>
        </w:pict>
      </w:r>
      <w:r w:rsidR="005E399A">
        <w:rPr>
          <w:b/>
          <w:sz w:val="52"/>
          <w:szCs w:val="28"/>
        </w:rPr>
        <w:br w:type="page"/>
      </w:r>
    </w:p>
    <w:sdt>
      <w:sdtPr>
        <w:rPr>
          <w:rFonts w:ascii="Times New Roman" w:eastAsia="Times New Roman" w:hAnsi="Times New Roman" w:cs="Times New Roman"/>
          <w:b w:val="0"/>
          <w:bCs w:val="0"/>
          <w:color w:val="auto"/>
          <w:sz w:val="24"/>
          <w:szCs w:val="24"/>
        </w:rPr>
        <w:id w:val="10067064"/>
        <w:docPartObj>
          <w:docPartGallery w:val="Table of Contents"/>
          <w:docPartUnique/>
        </w:docPartObj>
      </w:sdtPr>
      <w:sdtEndPr/>
      <w:sdtContent>
        <w:p w:rsidR="000061E5" w:rsidRDefault="00AA265D">
          <w:pPr>
            <w:pStyle w:val="TOCHeading"/>
          </w:pPr>
          <w:r>
            <w:rPr>
              <w:noProof/>
              <w:sz w:val="52"/>
              <w:szCs w:val="52"/>
            </w:rPr>
            <w:pict>
              <v:shape id="_x0000_s1038" type="#_x0000_t202" style="position:absolute;margin-left:-137.3pt;margin-top:-75.5pt;width:21.5pt;height:23.35pt;z-index:251753472;visibility:visible;mso-position-horizontal:righ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" stroked="f">
                <v:textbox>
                  <w:txbxContent>
                    <w:p w:rsidR="0037106A" w:rsidRDefault="0037106A" w:rsidP="001B1A5F"/>
                  </w:txbxContent>
                </v:textbox>
                <w10:wrap anchorx="margin"/>
              </v:shape>
            </w:pict>
          </w:r>
          <w:r w:rsidR="000061E5">
            <w:t>Table of Contents</w:t>
          </w:r>
        </w:p>
        <w:p w:rsidR="000061E5" w:rsidRPr="00904E90" w:rsidRDefault="000061E5" w:rsidP="00CC71CE">
          <w:pPr>
            <w:pStyle w:val="TOC1"/>
          </w:pPr>
          <w:r w:rsidRPr="00904E90">
            <w:t>Chapter 1</w:t>
          </w:r>
        </w:p>
        <w:p w:rsidR="000061E5" w:rsidRPr="00904E90" w:rsidRDefault="000061E5" w:rsidP="00CC71CE">
          <w:pPr>
            <w:pStyle w:val="TOC1"/>
          </w:pPr>
          <w:r w:rsidRPr="00904E90">
            <w:t xml:space="preserve"> Introduction </w:t>
          </w:r>
        </w:p>
        <w:p w:rsidR="000061E5" w:rsidRPr="00904E90" w:rsidRDefault="000061E5">
          <w:pPr>
            <w:pStyle w:val="TOC2"/>
            <w:ind w:left="216"/>
            <w:rPr>
              <w:rFonts w:ascii="Times New Roman" w:hAnsi="Times New Roman" w:cs="Times New Roman"/>
            </w:rPr>
          </w:pPr>
          <w:r w:rsidRPr="00904E90">
            <w:rPr>
              <w:rFonts w:ascii="Times New Roman" w:hAnsi="Times New Roman" w:cs="Times New Roman"/>
              <w:b/>
            </w:rPr>
            <w:t xml:space="preserve">1.1 Background Information </w:t>
          </w:r>
          <w:r w:rsidRPr="00904E90">
            <w:rPr>
              <w:rFonts w:ascii="Times New Roman" w:hAnsi="Times New Roman" w:cs="Times New Roman"/>
            </w:rPr>
            <w:ptab w:relativeTo="margin" w:alignment="right" w:leader="dot"/>
          </w:r>
          <w:r w:rsidR="007F443A">
            <w:rPr>
              <w:rFonts w:ascii="Times New Roman" w:hAnsi="Times New Roman" w:cs="Times New Roman"/>
            </w:rPr>
            <w:t>1</w:t>
          </w:r>
        </w:p>
        <w:p w:rsidR="000061E5" w:rsidRPr="00904E90" w:rsidRDefault="00E133DA">
          <w:pPr>
            <w:pStyle w:val="TOC3"/>
            <w:ind w:left="446"/>
            <w:rPr>
              <w:rFonts w:ascii="Times New Roman" w:hAnsi="Times New Roman" w:cs="Times New Roman"/>
            </w:rPr>
          </w:pPr>
          <w:r w:rsidRPr="00904E90">
            <w:rPr>
              <w:rFonts w:ascii="Times New Roman" w:hAnsi="Times New Roman" w:cs="Times New Roman"/>
            </w:rPr>
            <w:t>1.1.1</w:t>
          </w:r>
          <w:r w:rsidRPr="00904E90">
            <w:rPr>
              <w:rFonts w:ascii="Times New Roman" w:hAnsi="Times New Roman" w:cs="Times New Roman"/>
            </w:rPr>
            <w:tab/>
            <w:t xml:space="preserve">Why Was this Project Appealing? </w:t>
          </w:r>
          <w:r w:rsidR="000061E5" w:rsidRPr="00904E90">
            <w:rPr>
              <w:rFonts w:ascii="Times New Roman" w:hAnsi="Times New Roman" w:cs="Times New Roman"/>
            </w:rPr>
            <w:ptab w:relativeTo="margin" w:alignment="right" w:leader="dot"/>
          </w:r>
          <w:r w:rsidR="007F443A">
            <w:rPr>
              <w:rFonts w:ascii="Times New Roman" w:hAnsi="Times New Roman" w:cs="Times New Roman"/>
            </w:rPr>
            <w:t>1</w:t>
          </w:r>
        </w:p>
        <w:p w:rsidR="000061E5" w:rsidRPr="00904E90" w:rsidRDefault="00E133DA" w:rsidP="000061E5">
          <w:pPr>
            <w:pStyle w:val="TOC3"/>
            <w:ind w:left="446"/>
            <w:rPr>
              <w:rFonts w:ascii="Times New Roman" w:hAnsi="Times New Roman" w:cs="Times New Roman"/>
            </w:rPr>
          </w:pPr>
          <w:r w:rsidRPr="00904E90">
            <w:rPr>
              <w:rFonts w:ascii="Times New Roman" w:hAnsi="Times New Roman" w:cs="Times New Roman"/>
            </w:rPr>
            <w:t>1.1.2</w:t>
          </w:r>
          <w:r w:rsidRPr="00904E90">
            <w:rPr>
              <w:rFonts w:ascii="Times New Roman" w:hAnsi="Times New Roman" w:cs="Times New Roman"/>
            </w:rPr>
            <w:tab/>
            <w:t xml:space="preserve">Overview </w:t>
          </w:r>
          <w:r w:rsidR="000061E5" w:rsidRPr="00904E90">
            <w:rPr>
              <w:rFonts w:ascii="Times New Roman" w:hAnsi="Times New Roman" w:cs="Times New Roman"/>
            </w:rPr>
            <w:ptab w:relativeTo="margin" w:alignment="right" w:leader="dot"/>
          </w:r>
          <w:r w:rsidR="007F443A">
            <w:rPr>
              <w:rFonts w:ascii="Times New Roman" w:hAnsi="Times New Roman" w:cs="Times New Roman"/>
            </w:rPr>
            <w:t>1</w:t>
          </w:r>
        </w:p>
        <w:p w:rsidR="000061E5" w:rsidRPr="00904E90" w:rsidRDefault="00E133DA" w:rsidP="000061E5">
          <w:pPr>
            <w:pStyle w:val="TOC3"/>
            <w:ind w:left="446"/>
            <w:rPr>
              <w:rFonts w:ascii="Times New Roman" w:hAnsi="Times New Roman" w:cs="Times New Roman"/>
            </w:rPr>
          </w:pPr>
          <w:r w:rsidRPr="00904E90">
            <w:rPr>
              <w:rFonts w:ascii="Times New Roman" w:hAnsi="Times New Roman" w:cs="Times New Roman"/>
            </w:rPr>
            <w:t>1.1.3</w:t>
          </w:r>
          <w:r w:rsidRPr="00904E90">
            <w:rPr>
              <w:rFonts w:ascii="Times New Roman" w:hAnsi="Times New Roman" w:cs="Times New Roman"/>
            </w:rPr>
            <w:tab/>
            <w:t>Problem Statement</w:t>
          </w:r>
          <w:r w:rsidR="000061E5" w:rsidRPr="00904E90">
            <w:rPr>
              <w:rFonts w:ascii="Times New Roman" w:hAnsi="Times New Roman" w:cs="Times New Roman"/>
            </w:rPr>
            <w:ptab w:relativeTo="margin" w:alignment="right" w:leader="dot"/>
          </w:r>
          <w:r w:rsidR="007F443A">
            <w:rPr>
              <w:rFonts w:ascii="Times New Roman" w:hAnsi="Times New Roman" w:cs="Times New Roman"/>
            </w:rPr>
            <w:t>2</w:t>
          </w:r>
        </w:p>
        <w:p w:rsidR="00A127CD" w:rsidRPr="00904E90" w:rsidRDefault="00A127CD" w:rsidP="00A127CD"/>
        <w:p w:rsidR="00A127CD" w:rsidRPr="00904E90" w:rsidRDefault="00A127CD" w:rsidP="00CC71CE">
          <w:pPr>
            <w:pStyle w:val="TOC1"/>
          </w:pPr>
          <w:r w:rsidRPr="00904E90">
            <w:t>Chapter 2</w:t>
          </w:r>
        </w:p>
        <w:p w:rsidR="00A127CD" w:rsidRPr="00904E90" w:rsidRDefault="00A127CD" w:rsidP="00CC71CE">
          <w:pPr>
            <w:pStyle w:val="TOC1"/>
          </w:pPr>
          <w:r w:rsidRPr="00904E90">
            <w:t>Solution</w:t>
          </w:r>
          <w:r w:rsidR="007769F1" w:rsidRPr="00904E90">
            <w:t>/Design/Implementation</w:t>
          </w:r>
          <w:r w:rsidRPr="00904E90">
            <w:t xml:space="preserve"> </w:t>
          </w:r>
        </w:p>
        <w:p w:rsidR="00A127CD" w:rsidRPr="00B867E6" w:rsidRDefault="00904E90" w:rsidP="00A127CD">
          <w:pPr>
            <w:pStyle w:val="TOC2"/>
            <w:ind w:left="216"/>
            <w:rPr>
              <w:rFonts w:ascii="Times New Roman" w:hAnsi="Times New Roman" w:cs="Times New Roman"/>
            </w:rPr>
          </w:pPr>
          <w:r w:rsidRPr="00904E90">
            <w:rPr>
              <w:rFonts w:ascii="Times New Roman" w:hAnsi="Times New Roman"/>
            </w:rPr>
            <w:t xml:space="preserve"> </w:t>
          </w:r>
          <w:r w:rsidRPr="00904E90">
            <w:rPr>
              <w:rFonts w:ascii="Times New Roman" w:hAnsi="Times New Roman"/>
              <w:b/>
            </w:rPr>
            <w:t>2.</w:t>
          </w:r>
          <w:r w:rsidRPr="00B867E6">
            <w:rPr>
              <w:rFonts w:ascii="Times New Roman" w:hAnsi="Times New Roman"/>
            </w:rPr>
            <w:t xml:space="preserve">1 </w:t>
          </w:r>
          <w:r w:rsidRPr="00B867E6">
            <w:rPr>
              <w:rFonts w:ascii="Times New Roman" w:hAnsi="Times New Roman"/>
            </w:rPr>
            <w:tab/>
            <w:t>Division of Projects</w:t>
          </w:r>
          <w:r w:rsidRPr="00B867E6">
            <w:rPr>
              <w:rFonts w:ascii="Times New Roman" w:hAnsi="Times New Roman" w:cs="Times New Roman"/>
            </w:rPr>
            <w:t xml:space="preserve"> </w:t>
          </w:r>
          <w:r w:rsidR="00A127CD" w:rsidRPr="00B867E6">
            <w:rPr>
              <w:rFonts w:ascii="Times New Roman" w:hAnsi="Times New Roman" w:cs="Times New Roman"/>
            </w:rPr>
            <w:ptab w:relativeTo="margin" w:alignment="right" w:leader="dot"/>
          </w:r>
          <w:r w:rsidR="007F443A" w:rsidRPr="00B867E6">
            <w:rPr>
              <w:rFonts w:ascii="Times New Roman" w:hAnsi="Times New Roman" w:cs="Times New Roman"/>
            </w:rPr>
            <w:t>3</w:t>
          </w:r>
        </w:p>
        <w:p w:rsidR="00931151" w:rsidRPr="00931151" w:rsidRDefault="00904E90" w:rsidP="00931151">
          <w:pPr>
            <w:pStyle w:val="TOC3"/>
            <w:ind w:left="720"/>
            <w:rPr>
              <w:rFonts w:ascii="Times New Roman" w:hAnsi="Times New Roman" w:cs="Times New Roman"/>
            </w:rPr>
          </w:pPr>
          <w:r w:rsidRPr="00931151">
            <w:rPr>
              <w:rFonts w:ascii="Times New Roman" w:hAnsi="Times New Roman" w:cs="Times New Roman"/>
            </w:rPr>
            <w:t>2.1.1</w:t>
          </w:r>
          <w:r w:rsidRPr="00931151">
            <w:rPr>
              <w:rFonts w:ascii="Times New Roman" w:hAnsi="Times New Roman" w:cs="Times New Roman"/>
            </w:rPr>
            <w:tab/>
            <w:t xml:space="preserve">Simulation of Hybrid System </w:t>
          </w:r>
          <w:r w:rsidR="00A127CD" w:rsidRPr="00931151">
            <w:rPr>
              <w:rFonts w:ascii="Times New Roman" w:hAnsi="Times New Roman" w:cs="Times New Roman"/>
            </w:rPr>
            <w:ptab w:relativeTo="margin" w:alignment="right" w:leader="dot"/>
          </w:r>
          <w:r w:rsidR="00A127CD" w:rsidRPr="00931151">
            <w:rPr>
              <w:rFonts w:ascii="Times New Roman" w:hAnsi="Times New Roman" w:cs="Times New Roman"/>
            </w:rPr>
            <w:t>3</w:t>
          </w:r>
        </w:p>
        <w:p w:rsidR="00931151" w:rsidRPr="00931151" w:rsidRDefault="00904E90" w:rsidP="00931151">
          <w:pPr>
            <w:pStyle w:val="TOC3"/>
            <w:ind w:left="720"/>
            <w:rPr>
              <w:rFonts w:ascii="Times New Roman" w:hAnsi="Times New Roman" w:cs="Times New Roman"/>
            </w:rPr>
          </w:pPr>
          <w:r w:rsidRPr="00931151">
            <w:rPr>
              <w:rFonts w:ascii="Times New Roman" w:hAnsi="Times New Roman" w:cs="Times New Roman"/>
            </w:rPr>
            <w:t>2.1.</w:t>
          </w:r>
          <w:r w:rsidR="00931151" w:rsidRPr="00931151">
            <w:rPr>
              <w:rFonts w:ascii="Times New Roman" w:hAnsi="Times New Roman" w:cs="Times New Roman"/>
            </w:rPr>
            <w:t>2</w:t>
          </w:r>
          <w:r w:rsidRPr="00931151">
            <w:rPr>
              <w:rFonts w:ascii="Times New Roman" w:hAnsi="Times New Roman" w:cs="Times New Roman"/>
            </w:rPr>
            <w:tab/>
          </w:r>
          <w:r w:rsidR="00931151" w:rsidRPr="00931151">
            <w:rPr>
              <w:rFonts w:ascii="Times New Roman" w:hAnsi="Times New Roman" w:cs="Times New Roman"/>
            </w:rPr>
            <w:t>Integration of Single Phase Hybrid System</w:t>
          </w:r>
          <w:r w:rsidRPr="00931151">
            <w:rPr>
              <w:rFonts w:ascii="Times New Roman" w:hAnsi="Times New Roman" w:cs="Times New Roman"/>
            </w:rPr>
            <w:ptab w:relativeTo="margin" w:alignment="right" w:leader="dot"/>
          </w:r>
          <w:r w:rsidRPr="00931151">
            <w:rPr>
              <w:rFonts w:ascii="Times New Roman" w:hAnsi="Times New Roman" w:cs="Times New Roman"/>
            </w:rPr>
            <w:t>3</w:t>
          </w:r>
        </w:p>
        <w:p w:rsidR="00931151" w:rsidRPr="00931151" w:rsidRDefault="00904E90" w:rsidP="00931151">
          <w:pPr>
            <w:pStyle w:val="TOC3"/>
            <w:ind w:left="720"/>
            <w:rPr>
              <w:rFonts w:ascii="Times New Roman" w:hAnsi="Times New Roman" w:cs="Times New Roman"/>
            </w:rPr>
          </w:pPr>
          <w:r w:rsidRPr="00931151">
            <w:rPr>
              <w:rFonts w:ascii="Times New Roman" w:hAnsi="Times New Roman" w:cs="Times New Roman"/>
            </w:rPr>
            <w:t>2.1.</w:t>
          </w:r>
          <w:r w:rsidR="00931151" w:rsidRPr="00931151">
            <w:rPr>
              <w:rFonts w:ascii="Times New Roman" w:hAnsi="Times New Roman" w:cs="Times New Roman"/>
            </w:rPr>
            <w:t>3</w:t>
          </w:r>
          <w:r w:rsidRPr="00931151">
            <w:rPr>
              <w:rFonts w:ascii="Times New Roman" w:hAnsi="Times New Roman" w:cs="Times New Roman"/>
            </w:rPr>
            <w:tab/>
          </w:r>
          <w:r w:rsidR="00931151" w:rsidRPr="00931151">
            <w:rPr>
              <w:rFonts w:ascii="Times New Roman" w:hAnsi="Times New Roman" w:cs="Times New Roman"/>
            </w:rPr>
            <w:t>Intelligent Unit of Hybrid System</w:t>
          </w:r>
          <w:r w:rsidRPr="00931151">
            <w:rPr>
              <w:rFonts w:ascii="Times New Roman" w:hAnsi="Times New Roman" w:cs="Times New Roman"/>
            </w:rPr>
            <w:ptab w:relativeTo="margin" w:alignment="right" w:leader="dot"/>
          </w:r>
          <w:r w:rsidRPr="00931151">
            <w:rPr>
              <w:rFonts w:ascii="Times New Roman" w:hAnsi="Times New Roman" w:cs="Times New Roman"/>
            </w:rPr>
            <w:t>3</w:t>
          </w:r>
        </w:p>
        <w:p w:rsidR="00904E90" w:rsidRPr="00931151" w:rsidRDefault="00904E90" w:rsidP="00931151">
          <w:pPr>
            <w:pStyle w:val="TOC3"/>
            <w:ind w:left="720"/>
            <w:rPr>
              <w:rFonts w:ascii="Times New Roman" w:hAnsi="Times New Roman" w:cs="Times New Roman"/>
            </w:rPr>
          </w:pPr>
          <w:r w:rsidRPr="00931151">
            <w:rPr>
              <w:rFonts w:ascii="Times New Roman" w:hAnsi="Times New Roman" w:cs="Times New Roman"/>
            </w:rPr>
            <w:t>2.1.</w:t>
          </w:r>
          <w:r w:rsidR="00931151" w:rsidRPr="00931151">
            <w:rPr>
              <w:rFonts w:ascii="Times New Roman" w:hAnsi="Times New Roman" w:cs="Times New Roman"/>
            </w:rPr>
            <w:t>4</w:t>
          </w:r>
          <w:r w:rsidRPr="00931151">
            <w:rPr>
              <w:rFonts w:ascii="Times New Roman" w:hAnsi="Times New Roman" w:cs="Times New Roman"/>
            </w:rPr>
            <w:tab/>
          </w:r>
          <w:r w:rsidR="00931151" w:rsidRPr="007F443A">
            <w:rPr>
              <w:rFonts w:ascii="Times New Roman" w:hAnsi="Times New Roman" w:cs="Times New Roman"/>
            </w:rPr>
            <w:t>Construction and Implementation of Load Unit</w:t>
          </w:r>
          <w:r w:rsidRPr="007F443A">
            <w:rPr>
              <w:rFonts w:ascii="Times New Roman" w:hAnsi="Times New Roman" w:cs="Times New Roman"/>
            </w:rPr>
            <w:ptab w:relativeTo="margin" w:alignment="right" w:leader="dot"/>
          </w:r>
          <w:r w:rsidR="007F443A" w:rsidRPr="007F443A">
            <w:rPr>
              <w:rFonts w:ascii="Times New Roman" w:hAnsi="Times New Roman" w:cs="Times New Roman"/>
            </w:rPr>
            <w:t>4</w:t>
          </w:r>
        </w:p>
        <w:p w:rsidR="00A127CD" w:rsidRPr="00A127CD" w:rsidRDefault="00A127CD" w:rsidP="007769F1">
          <w:pPr>
            <w:ind w:firstLine="446"/>
          </w:pPr>
        </w:p>
        <w:p w:rsidR="00A15F4D" w:rsidRPr="00B46503" w:rsidRDefault="00A15F4D" w:rsidP="00A15F4D">
          <w:pPr>
            <w:pStyle w:val="Heading1"/>
            <w:numPr>
              <w:ilvl w:val="0"/>
              <w:numId w:val="0"/>
            </w:numPr>
            <w:spacing w:before="120" w:after="0"/>
            <w:ind w:firstLine="446"/>
            <w:rPr>
              <w:rFonts w:ascii="Times New Roman" w:hAnsi="Times New Roman"/>
              <w:b w:val="0"/>
              <w:sz w:val="24"/>
              <w:szCs w:val="24"/>
            </w:rPr>
          </w:pPr>
          <w:r w:rsidRPr="00B46503">
            <w:rPr>
              <w:rFonts w:ascii="Times New Roman" w:hAnsi="Times New Roman"/>
              <w:b w:val="0"/>
              <w:sz w:val="24"/>
              <w:szCs w:val="24"/>
            </w:rPr>
            <w:t>2.2</w:t>
          </w:r>
          <w:r w:rsidRPr="00B46503">
            <w:rPr>
              <w:rFonts w:ascii="Times New Roman" w:hAnsi="Times New Roman"/>
              <w:b w:val="0"/>
              <w:sz w:val="24"/>
              <w:szCs w:val="24"/>
            </w:rPr>
            <w:tab/>
            <w:t xml:space="preserve">Research </w:t>
          </w:r>
          <w:r w:rsidRPr="00B46503">
            <w:rPr>
              <w:rFonts w:ascii="Times New Roman" w:hAnsi="Times New Roman"/>
              <w:b w:val="0"/>
              <w:sz w:val="24"/>
              <w:szCs w:val="24"/>
            </w:rPr>
            <w:ptab w:relativeTo="margin" w:alignment="right" w:leader="dot"/>
          </w:r>
          <w:r w:rsidR="007F443A">
            <w:rPr>
              <w:rFonts w:ascii="Times New Roman" w:hAnsi="Times New Roman"/>
              <w:b w:val="0"/>
              <w:sz w:val="24"/>
              <w:szCs w:val="24"/>
            </w:rPr>
            <w:t>4</w:t>
          </w:r>
        </w:p>
        <w:p w:rsidR="00A15F4D" w:rsidRPr="00B46503" w:rsidRDefault="00A15F4D" w:rsidP="00A15F4D">
          <w:pPr>
            <w:pStyle w:val="Heading1"/>
            <w:numPr>
              <w:ilvl w:val="1"/>
              <w:numId w:val="14"/>
            </w:numPr>
            <w:spacing w:before="120" w:after="0"/>
            <w:rPr>
              <w:rFonts w:ascii="Times New Roman" w:hAnsi="Times New Roman"/>
              <w:b w:val="0"/>
              <w:sz w:val="24"/>
              <w:szCs w:val="24"/>
            </w:rPr>
          </w:pPr>
          <w:r w:rsidRPr="00B46503">
            <w:rPr>
              <w:rFonts w:ascii="Times New Roman" w:hAnsi="Times New Roman"/>
              <w:b w:val="0"/>
              <w:sz w:val="24"/>
              <w:szCs w:val="24"/>
            </w:rPr>
            <w:t xml:space="preserve">           Our Hybrid System </w:t>
          </w:r>
          <w:r w:rsidRPr="00B46503">
            <w:rPr>
              <w:rFonts w:ascii="Times New Roman" w:hAnsi="Times New Roman"/>
              <w:b w:val="0"/>
              <w:sz w:val="24"/>
              <w:szCs w:val="24"/>
            </w:rPr>
            <w:ptab w:relativeTo="margin" w:alignment="right" w:leader="dot"/>
          </w:r>
          <w:r w:rsidR="007F443A">
            <w:rPr>
              <w:rFonts w:ascii="Times New Roman" w:hAnsi="Times New Roman"/>
              <w:b w:val="0"/>
              <w:sz w:val="24"/>
              <w:szCs w:val="24"/>
            </w:rPr>
            <w:t>5</w:t>
          </w:r>
        </w:p>
        <w:p w:rsidR="00A15F4D" w:rsidRPr="00B46503" w:rsidRDefault="00A15F4D" w:rsidP="00A15F4D">
          <w:pPr>
            <w:pStyle w:val="Heading1"/>
            <w:numPr>
              <w:ilvl w:val="0"/>
              <w:numId w:val="0"/>
            </w:numPr>
            <w:spacing w:before="120" w:after="0"/>
            <w:ind w:firstLine="446"/>
            <w:rPr>
              <w:rFonts w:ascii="Times New Roman" w:hAnsi="Times New Roman"/>
              <w:b w:val="0"/>
              <w:sz w:val="24"/>
              <w:szCs w:val="24"/>
            </w:rPr>
          </w:pPr>
          <w:r w:rsidRPr="00B46503">
            <w:rPr>
              <w:rFonts w:ascii="Times New Roman" w:hAnsi="Times New Roman"/>
              <w:b w:val="0"/>
              <w:sz w:val="24"/>
              <w:szCs w:val="24"/>
            </w:rPr>
            <w:t>2.4</w:t>
          </w:r>
          <w:r w:rsidRPr="00B46503">
            <w:rPr>
              <w:rFonts w:ascii="Times New Roman" w:hAnsi="Times New Roman"/>
              <w:b w:val="0"/>
              <w:sz w:val="24"/>
              <w:szCs w:val="24"/>
            </w:rPr>
            <w:tab/>
            <w:t>Selection of Microcontroller</w:t>
          </w:r>
          <w:r w:rsidRPr="00B46503">
            <w:rPr>
              <w:rFonts w:ascii="Times New Roman" w:hAnsi="Times New Roman"/>
              <w:b w:val="0"/>
              <w:sz w:val="24"/>
              <w:szCs w:val="24"/>
            </w:rPr>
            <w:ptab w:relativeTo="margin" w:alignment="right" w:leader="dot"/>
          </w:r>
          <w:r w:rsidR="007F443A">
            <w:rPr>
              <w:rFonts w:ascii="Times New Roman" w:hAnsi="Times New Roman"/>
              <w:b w:val="0"/>
              <w:sz w:val="24"/>
              <w:szCs w:val="24"/>
            </w:rPr>
            <w:t>7</w:t>
          </w:r>
        </w:p>
        <w:p w:rsidR="00A15F4D" w:rsidRDefault="00A15F4D" w:rsidP="00A15F4D">
          <w:pPr>
            <w:pStyle w:val="Heading1"/>
            <w:numPr>
              <w:ilvl w:val="0"/>
              <w:numId w:val="0"/>
            </w:numPr>
            <w:spacing w:before="120" w:after="0"/>
            <w:ind w:firstLine="446"/>
            <w:rPr>
              <w:rFonts w:ascii="Times New Roman" w:hAnsi="Times New Roman"/>
              <w:b w:val="0"/>
              <w:sz w:val="24"/>
              <w:szCs w:val="24"/>
            </w:rPr>
          </w:pPr>
          <w:r w:rsidRPr="00B46503">
            <w:rPr>
              <w:rFonts w:ascii="Times New Roman" w:hAnsi="Times New Roman"/>
              <w:b w:val="0"/>
              <w:sz w:val="24"/>
              <w:szCs w:val="24"/>
            </w:rPr>
            <w:t>2.</w:t>
          </w:r>
          <w:r w:rsidR="00B46503" w:rsidRPr="00B46503">
            <w:rPr>
              <w:rFonts w:ascii="Times New Roman" w:hAnsi="Times New Roman"/>
              <w:b w:val="0"/>
              <w:sz w:val="24"/>
              <w:szCs w:val="24"/>
            </w:rPr>
            <w:t>5</w:t>
          </w:r>
          <w:r w:rsidRPr="00B46503">
            <w:rPr>
              <w:rFonts w:ascii="Times New Roman" w:hAnsi="Times New Roman"/>
              <w:b w:val="0"/>
              <w:sz w:val="24"/>
              <w:szCs w:val="24"/>
            </w:rPr>
            <w:tab/>
            <w:t xml:space="preserve">Real Time condition for decision </w:t>
          </w:r>
          <w:r w:rsidRPr="00B46503">
            <w:rPr>
              <w:rFonts w:ascii="Times New Roman" w:hAnsi="Times New Roman"/>
              <w:b w:val="0"/>
              <w:sz w:val="24"/>
              <w:szCs w:val="24"/>
            </w:rPr>
            <w:ptab w:relativeTo="margin" w:alignment="right" w:leader="dot"/>
          </w:r>
          <w:r w:rsidR="00C734C6">
            <w:rPr>
              <w:rFonts w:ascii="Times New Roman" w:hAnsi="Times New Roman"/>
              <w:b w:val="0"/>
              <w:sz w:val="24"/>
              <w:szCs w:val="24"/>
            </w:rPr>
            <w:t>8</w:t>
          </w:r>
        </w:p>
        <w:p w:rsidR="009B4D58" w:rsidRDefault="009B4D58" w:rsidP="009B4D58">
          <w:r>
            <w:tab/>
          </w:r>
          <w:r>
            <w:tab/>
          </w:r>
        </w:p>
        <w:p w:rsidR="009B4D58" w:rsidRPr="009B4D58" w:rsidRDefault="009B4D58" w:rsidP="009B4D58">
          <w:pPr>
            <w:pStyle w:val="ListParagraph"/>
            <w:ind w:left="360"/>
            <w:rPr>
              <w:sz w:val="22"/>
              <w:szCs w:val="22"/>
            </w:rPr>
          </w:pPr>
          <w:r>
            <w:tab/>
          </w:r>
          <w:r>
            <w:tab/>
          </w:r>
          <w:r w:rsidRPr="009B4D58">
            <w:rPr>
              <w:sz w:val="22"/>
              <w:szCs w:val="22"/>
            </w:rPr>
            <w:t>Case 1</w:t>
          </w:r>
          <w:r w:rsidRPr="009B4D58">
            <w:ptab w:relativeTo="margin" w:alignment="right" w:leader="dot"/>
          </w:r>
          <w:r w:rsidR="00C734C6">
            <w:t>8</w:t>
          </w:r>
        </w:p>
        <w:p w:rsidR="009B4D58" w:rsidRPr="009B4D58" w:rsidRDefault="009B4D58" w:rsidP="009B4D58">
          <w:pPr>
            <w:pStyle w:val="ListParagraph"/>
            <w:ind w:left="1080" w:firstLine="360"/>
            <w:rPr>
              <w:sz w:val="22"/>
              <w:szCs w:val="22"/>
            </w:rPr>
          </w:pPr>
          <w:r w:rsidRPr="009B4D58">
            <w:rPr>
              <w:sz w:val="22"/>
              <w:szCs w:val="22"/>
            </w:rPr>
            <w:t>Case 2</w:t>
          </w:r>
          <w:r w:rsidRPr="009B4D58">
            <w:ptab w:relativeTo="margin" w:alignment="right" w:leader="dot"/>
          </w:r>
          <w:r w:rsidR="00C734C6">
            <w:t>8</w:t>
          </w:r>
        </w:p>
        <w:p w:rsidR="009B4D58" w:rsidRPr="009B4D58" w:rsidRDefault="009B4D58" w:rsidP="009B4D58">
          <w:pPr>
            <w:pStyle w:val="ListParagraph"/>
            <w:ind w:firstLine="720"/>
            <w:rPr>
              <w:sz w:val="22"/>
              <w:szCs w:val="22"/>
            </w:rPr>
          </w:pPr>
          <w:r w:rsidRPr="009B4D58">
            <w:rPr>
              <w:sz w:val="22"/>
              <w:szCs w:val="22"/>
            </w:rPr>
            <w:t>Case 3</w:t>
          </w:r>
          <w:r w:rsidRPr="009B4D58">
            <w:ptab w:relativeTo="margin" w:alignment="right" w:leader="dot"/>
          </w:r>
          <w:r w:rsidR="00C734C6">
            <w:t>9</w:t>
          </w:r>
        </w:p>
        <w:p w:rsidR="009B4D58" w:rsidRPr="009B4D58" w:rsidRDefault="009B4D58" w:rsidP="009B4D58">
          <w:pPr>
            <w:pStyle w:val="ListParagraph"/>
            <w:ind w:left="1440"/>
            <w:rPr>
              <w:sz w:val="22"/>
              <w:szCs w:val="22"/>
            </w:rPr>
          </w:pPr>
          <w:r w:rsidRPr="009B4D58">
            <w:rPr>
              <w:sz w:val="22"/>
              <w:szCs w:val="22"/>
            </w:rPr>
            <w:t>Case 4</w:t>
          </w:r>
          <w:r w:rsidRPr="009B4D58">
            <w:ptab w:relativeTo="margin" w:alignment="right" w:leader="dot"/>
          </w:r>
          <w:r w:rsidR="00C734C6">
            <w:t>9</w:t>
          </w:r>
        </w:p>
        <w:p w:rsidR="009B4D58" w:rsidRPr="009B4D58" w:rsidRDefault="009B4D58" w:rsidP="009B4D58">
          <w:pPr>
            <w:pStyle w:val="ListParagraph"/>
            <w:ind w:left="1080" w:firstLine="360"/>
            <w:rPr>
              <w:sz w:val="22"/>
              <w:szCs w:val="22"/>
            </w:rPr>
          </w:pPr>
          <w:r w:rsidRPr="009B4D58">
            <w:rPr>
              <w:sz w:val="22"/>
              <w:szCs w:val="22"/>
            </w:rPr>
            <w:t>Case 5</w:t>
          </w:r>
          <w:r w:rsidRPr="009B4D58">
            <w:ptab w:relativeTo="margin" w:alignment="right" w:leader="dot"/>
          </w:r>
          <w:r w:rsidR="00C734C6">
            <w:t>9</w:t>
          </w:r>
        </w:p>
        <w:p w:rsidR="009B4D58" w:rsidRPr="009B4D58" w:rsidRDefault="009B4D58" w:rsidP="009B4D58">
          <w:pPr>
            <w:pStyle w:val="ListParagraph"/>
            <w:ind w:firstLine="720"/>
            <w:rPr>
              <w:sz w:val="22"/>
              <w:szCs w:val="22"/>
            </w:rPr>
          </w:pPr>
          <w:r w:rsidRPr="009B4D58">
            <w:rPr>
              <w:sz w:val="22"/>
              <w:szCs w:val="22"/>
            </w:rPr>
            <w:t>Case 6</w:t>
          </w:r>
          <w:r w:rsidRPr="009B4D58">
            <w:ptab w:relativeTo="margin" w:alignment="right" w:leader="dot"/>
          </w:r>
          <w:r w:rsidR="00C734C6">
            <w:t>9</w:t>
          </w:r>
        </w:p>
        <w:p w:rsidR="009B4D58" w:rsidRDefault="009B4D58" w:rsidP="009B4D58">
          <w:pPr>
            <w:ind w:left="720" w:firstLine="720"/>
          </w:pPr>
          <w:r w:rsidRPr="009B4D58">
            <w:rPr>
              <w:sz w:val="22"/>
              <w:szCs w:val="22"/>
            </w:rPr>
            <w:t>Case 7</w:t>
          </w:r>
          <w:r w:rsidRPr="009B4D58">
            <w:ptab w:relativeTo="margin" w:alignment="right" w:leader="dot"/>
          </w:r>
          <w:r w:rsidR="00C734C6">
            <w:t>9</w:t>
          </w:r>
        </w:p>
        <w:p w:rsidR="002A4989" w:rsidRPr="00CC71CE" w:rsidRDefault="00CC71CE" w:rsidP="00C734C6">
          <w:pPr>
            <w:pStyle w:val="Heading1"/>
            <w:numPr>
              <w:ilvl w:val="0"/>
              <w:numId w:val="0"/>
            </w:numPr>
            <w:ind w:left="432"/>
            <w:rPr>
              <w:rFonts w:ascii="Times New Roman" w:hAnsi="Times New Roman"/>
              <w:b w:val="0"/>
              <w:sz w:val="24"/>
              <w:szCs w:val="24"/>
            </w:rPr>
          </w:pPr>
          <w:r w:rsidRPr="00CC71CE">
            <w:rPr>
              <w:rFonts w:ascii="Times New Roman" w:hAnsi="Times New Roman"/>
              <w:b w:val="0"/>
              <w:sz w:val="24"/>
              <w:szCs w:val="24"/>
            </w:rPr>
            <w:t>2.6</w:t>
          </w:r>
          <w:r w:rsidRPr="00CC71CE">
            <w:rPr>
              <w:rFonts w:ascii="Times New Roman" w:hAnsi="Times New Roman"/>
              <w:b w:val="0"/>
              <w:sz w:val="24"/>
              <w:szCs w:val="24"/>
            </w:rPr>
            <w:tab/>
          </w:r>
          <w:r w:rsidR="002A4989" w:rsidRPr="00CC71CE">
            <w:rPr>
              <w:rFonts w:ascii="Times New Roman" w:hAnsi="Times New Roman"/>
              <w:b w:val="0"/>
              <w:sz w:val="24"/>
              <w:szCs w:val="24"/>
            </w:rPr>
            <w:t xml:space="preserve">Real Time Clock Module </w:t>
          </w:r>
          <w:r w:rsidRPr="00CC71CE">
            <w:rPr>
              <w:rFonts w:ascii="Times New Roman" w:hAnsi="Times New Roman"/>
              <w:b w:val="0"/>
              <w:sz w:val="24"/>
              <w:szCs w:val="24"/>
            </w:rPr>
            <w:ptab w:relativeTo="margin" w:alignment="right" w:leader="dot"/>
          </w:r>
          <w:r w:rsidR="00C734C6">
            <w:rPr>
              <w:rFonts w:ascii="Times New Roman" w:hAnsi="Times New Roman"/>
              <w:b w:val="0"/>
              <w:sz w:val="24"/>
              <w:szCs w:val="24"/>
            </w:rPr>
            <w:t>12</w:t>
          </w:r>
        </w:p>
        <w:p w:rsidR="002A4989" w:rsidRPr="00CC71CE" w:rsidRDefault="00CC71CE" w:rsidP="00C734C6">
          <w:pPr>
            <w:pStyle w:val="Heading1"/>
            <w:numPr>
              <w:ilvl w:val="0"/>
              <w:numId w:val="0"/>
            </w:numPr>
            <w:ind w:left="432"/>
            <w:rPr>
              <w:rFonts w:ascii="Times New Roman" w:hAnsi="Times New Roman"/>
              <w:b w:val="0"/>
              <w:sz w:val="24"/>
              <w:szCs w:val="24"/>
            </w:rPr>
          </w:pPr>
          <w:r w:rsidRPr="00CC71CE">
            <w:rPr>
              <w:rFonts w:ascii="Times New Roman" w:hAnsi="Times New Roman"/>
              <w:b w:val="0"/>
              <w:sz w:val="24"/>
              <w:szCs w:val="24"/>
            </w:rPr>
            <w:t>2.7</w:t>
          </w:r>
          <w:r w:rsidRPr="00CC71CE">
            <w:rPr>
              <w:rFonts w:ascii="Times New Roman" w:hAnsi="Times New Roman"/>
              <w:b w:val="0"/>
              <w:sz w:val="24"/>
              <w:szCs w:val="24"/>
            </w:rPr>
            <w:tab/>
          </w:r>
          <w:r w:rsidR="002A4989" w:rsidRPr="00CC71CE">
            <w:rPr>
              <w:rFonts w:ascii="Times New Roman" w:hAnsi="Times New Roman"/>
              <w:b w:val="0"/>
              <w:sz w:val="24"/>
              <w:szCs w:val="24"/>
            </w:rPr>
            <w:t xml:space="preserve">SD card Module </w:t>
          </w:r>
          <w:r w:rsidRPr="00CC71CE">
            <w:rPr>
              <w:rFonts w:ascii="Times New Roman" w:hAnsi="Times New Roman"/>
              <w:b w:val="0"/>
              <w:sz w:val="24"/>
              <w:szCs w:val="24"/>
            </w:rPr>
            <w:ptab w:relativeTo="margin" w:alignment="right" w:leader="dot"/>
          </w:r>
          <w:r w:rsidR="00C734C6">
            <w:rPr>
              <w:rFonts w:ascii="Times New Roman" w:hAnsi="Times New Roman"/>
              <w:b w:val="0"/>
              <w:sz w:val="24"/>
              <w:szCs w:val="24"/>
            </w:rPr>
            <w:t>12</w:t>
          </w:r>
        </w:p>
        <w:p w:rsidR="002A4989" w:rsidRPr="00CC71CE" w:rsidRDefault="00CC71CE" w:rsidP="00C734C6">
          <w:pPr>
            <w:pStyle w:val="Heading1"/>
            <w:numPr>
              <w:ilvl w:val="0"/>
              <w:numId w:val="0"/>
            </w:numPr>
            <w:ind w:left="432"/>
            <w:rPr>
              <w:rFonts w:ascii="Times New Roman" w:hAnsi="Times New Roman"/>
              <w:b w:val="0"/>
              <w:sz w:val="24"/>
              <w:szCs w:val="24"/>
            </w:rPr>
          </w:pPr>
          <w:r w:rsidRPr="00CC71CE">
            <w:rPr>
              <w:rFonts w:ascii="Times New Roman" w:hAnsi="Times New Roman"/>
              <w:b w:val="0"/>
              <w:sz w:val="24"/>
              <w:szCs w:val="24"/>
            </w:rPr>
            <w:t>2.8</w:t>
          </w:r>
          <w:r w:rsidRPr="00CC71CE">
            <w:rPr>
              <w:rFonts w:ascii="Times New Roman" w:hAnsi="Times New Roman"/>
              <w:b w:val="0"/>
              <w:sz w:val="24"/>
              <w:szCs w:val="24"/>
            </w:rPr>
            <w:tab/>
          </w:r>
          <w:r w:rsidR="002A4989" w:rsidRPr="00CC71CE">
            <w:rPr>
              <w:rFonts w:ascii="Times New Roman" w:hAnsi="Times New Roman"/>
              <w:b w:val="0"/>
              <w:sz w:val="24"/>
              <w:szCs w:val="24"/>
            </w:rPr>
            <w:t>Graphical User Interface</w:t>
          </w:r>
          <w:r w:rsidRPr="00CC71CE">
            <w:rPr>
              <w:rFonts w:ascii="Times New Roman" w:hAnsi="Times New Roman"/>
              <w:b w:val="0"/>
              <w:sz w:val="24"/>
              <w:szCs w:val="24"/>
            </w:rPr>
            <w:ptab w:relativeTo="margin" w:alignment="right" w:leader="dot"/>
          </w:r>
          <w:r w:rsidR="00C734C6">
            <w:rPr>
              <w:rFonts w:ascii="Times New Roman" w:hAnsi="Times New Roman"/>
              <w:b w:val="0"/>
              <w:sz w:val="24"/>
              <w:szCs w:val="24"/>
            </w:rPr>
            <w:t>13</w:t>
          </w:r>
        </w:p>
        <w:p w:rsidR="002A4989" w:rsidRPr="00CC71CE" w:rsidRDefault="00CC71CE" w:rsidP="00C734C6">
          <w:pPr>
            <w:pStyle w:val="Heading1"/>
            <w:numPr>
              <w:ilvl w:val="0"/>
              <w:numId w:val="0"/>
            </w:numPr>
            <w:ind w:left="432"/>
            <w:rPr>
              <w:rFonts w:ascii="Times New Roman" w:hAnsi="Times New Roman"/>
              <w:b w:val="0"/>
              <w:sz w:val="22"/>
              <w:szCs w:val="22"/>
            </w:rPr>
          </w:pPr>
          <w:r w:rsidRPr="00CC71CE">
            <w:rPr>
              <w:rFonts w:ascii="Times New Roman" w:hAnsi="Times New Roman"/>
              <w:b w:val="0"/>
              <w:sz w:val="24"/>
              <w:szCs w:val="24"/>
            </w:rPr>
            <w:t>2.9</w:t>
          </w:r>
          <w:r w:rsidRPr="00CC71CE">
            <w:rPr>
              <w:rFonts w:ascii="Times New Roman" w:hAnsi="Times New Roman"/>
              <w:b w:val="0"/>
              <w:sz w:val="24"/>
              <w:szCs w:val="24"/>
            </w:rPr>
            <w:tab/>
          </w:r>
          <w:r w:rsidR="002A4989" w:rsidRPr="00CC71CE">
            <w:rPr>
              <w:rFonts w:ascii="Times New Roman" w:hAnsi="Times New Roman"/>
              <w:b w:val="0"/>
              <w:sz w:val="24"/>
              <w:szCs w:val="24"/>
            </w:rPr>
            <w:t>Announced Load Shedding</w:t>
          </w:r>
          <w:r w:rsidRPr="00CC71CE">
            <w:rPr>
              <w:rFonts w:ascii="Times New Roman" w:hAnsi="Times New Roman"/>
              <w:b w:val="0"/>
              <w:sz w:val="24"/>
              <w:szCs w:val="24"/>
            </w:rPr>
            <w:ptab w:relativeTo="margin" w:alignment="right" w:leader="dot"/>
          </w:r>
          <w:r w:rsidR="002E0DBF">
            <w:rPr>
              <w:rFonts w:ascii="Times New Roman" w:hAnsi="Times New Roman"/>
              <w:b w:val="0"/>
              <w:sz w:val="24"/>
              <w:szCs w:val="24"/>
            </w:rPr>
            <w:t>19</w:t>
          </w:r>
        </w:p>
        <w:p w:rsidR="00595012" w:rsidRPr="00CC71CE" w:rsidRDefault="00595012" w:rsidP="00595012">
          <w:pPr>
            <w:pStyle w:val="Heading1"/>
            <w:numPr>
              <w:ilvl w:val="0"/>
              <w:numId w:val="0"/>
            </w:numPr>
            <w:ind w:left="432"/>
            <w:rPr>
              <w:rFonts w:ascii="Times New Roman" w:hAnsi="Times New Roman"/>
              <w:b w:val="0"/>
              <w:sz w:val="22"/>
              <w:szCs w:val="22"/>
            </w:rPr>
          </w:pPr>
          <w:r w:rsidRPr="00CC71CE">
            <w:rPr>
              <w:rFonts w:ascii="Times New Roman" w:hAnsi="Times New Roman"/>
              <w:b w:val="0"/>
              <w:sz w:val="24"/>
              <w:szCs w:val="24"/>
            </w:rPr>
            <w:t>2.</w:t>
          </w:r>
          <w:r>
            <w:rPr>
              <w:rFonts w:ascii="Times New Roman" w:hAnsi="Times New Roman"/>
              <w:b w:val="0"/>
              <w:sz w:val="24"/>
              <w:szCs w:val="24"/>
            </w:rPr>
            <w:t>10</w:t>
          </w:r>
          <w:r w:rsidRPr="00CC71CE">
            <w:rPr>
              <w:rFonts w:ascii="Times New Roman" w:hAnsi="Times New Roman"/>
              <w:b w:val="0"/>
              <w:sz w:val="24"/>
              <w:szCs w:val="24"/>
            </w:rPr>
            <w:tab/>
          </w:r>
          <w:r>
            <w:rPr>
              <w:rFonts w:ascii="Times New Roman" w:hAnsi="Times New Roman"/>
              <w:b w:val="0"/>
              <w:sz w:val="24"/>
              <w:szCs w:val="24"/>
            </w:rPr>
            <w:t>Problems Faced</w:t>
          </w:r>
          <w:r w:rsidRPr="00CC71CE">
            <w:rPr>
              <w:rFonts w:ascii="Times New Roman" w:hAnsi="Times New Roman"/>
              <w:b w:val="0"/>
              <w:sz w:val="24"/>
              <w:szCs w:val="24"/>
            </w:rPr>
            <w:ptab w:relativeTo="margin" w:alignment="right" w:leader="dot"/>
          </w:r>
          <w:r w:rsidR="00706714">
            <w:rPr>
              <w:rFonts w:ascii="Times New Roman" w:hAnsi="Times New Roman"/>
              <w:b w:val="0"/>
              <w:sz w:val="24"/>
              <w:szCs w:val="24"/>
            </w:rPr>
            <w:t>21</w:t>
          </w:r>
        </w:p>
        <w:p w:rsidR="00C734C6" w:rsidRDefault="00C734C6" w:rsidP="00C734C6">
          <w:pPr>
            <w:pStyle w:val="TOC1"/>
          </w:pPr>
        </w:p>
        <w:p w:rsidR="002E0DBF" w:rsidRPr="002E0DBF" w:rsidRDefault="002E0DBF" w:rsidP="002E0DBF"/>
        <w:p w:rsidR="00C734C6" w:rsidRPr="00904E90" w:rsidRDefault="00C734C6" w:rsidP="00C734C6"/>
        <w:p w:rsidR="00C734C6" w:rsidRPr="00C734C6" w:rsidRDefault="00C734C6" w:rsidP="00C734C6">
          <w:pPr>
            <w:pStyle w:val="TOC1"/>
          </w:pPr>
          <w:r w:rsidRPr="00C734C6">
            <w:t>Chapter 3</w:t>
          </w:r>
        </w:p>
        <w:p w:rsidR="00C734C6" w:rsidRPr="00C734C6" w:rsidRDefault="00C734C6" w:rsidP="00C734C6">
          <w:pPr>
            <w:rPr>
              <w:b/>
              <w:szCs w:val="52"/>
            </w:rPr>
          </w:pPr>
          <w:r w:rsidRPr="00C734C6">
            <w:rPr>
              <w:b/>
              <w:szCs w:val="52"/>
            </w:rPr>
            <w:t>(Results/Conclusions/ Recommendations)</w:t>
          </w:r>
        </w:p>
        <w:p w:rsidR="00C734C6" w:rsidRPr="00C734C6" w:rsidRDefault="00C734C6" w:rsidP="00C734C6">
          <w:pPr>
            <w:pStyle w:val="Heading1"/>
            <w:numPr>
              <w:ilvl w:val="0"/>
              <w:numId w:val="0"/>
            </w:numPr>
            <w:spacing w:before="120" w:after="0"/>
            <w:ind w:firstLine="446"/>
            <w:rPr>
              <w:rFonts w:ascii="Times New Roman" w:hAnsi="Times New Roman"/>
              <w:b w:val="0"/>
              <w:sz w:val="24"/>
              <w:szCs w:val="24"/>
            </w:rPr>
          </w:pPr>
          <w:r w:rsidRPr="00C734C6">
            <w:rPr>
              <w:rFonts w:ascii="Times New Roman" w:hAnsi="Times New Roman"/>
              <w:b w:val="0"/>
              <w:sz w:val="24"/>
              <w:szCs w:val="24"/>
            </w:rPr>
            <w:t>3.1</w:t>
          </w:r>
          <w:r w:rsidRPr="00C734C6">
            <w:rPr>
              <w:rFonts w:ascii="Times New Roman" w:hAnsi="Times New Roman"/>
              <w:sz w:val="24"/>
              <w:szCs w:val="24"/>
            </w:rPr>
            <w:tab/>
          </w:r>
          <w:r w:rsidRPr="00C734C6">
            <w:rPr>
              <w:rFonts w:ascii="Times New Roman" w:hAnsi="Times New Roman"/>
              <w:b w:val="0"/>
              <w:sz w:val="24"/>
              <w:szCs w:val="24"/>
            </w:rPr>
            <w:t xml:space="preserve">Results </w:t>
          </w:r>
          <w:r w:rsidRPr="00C734C6">
            <w:rPr>
              <w:rFonts w:ascii="Times New Roman" w:hAnsi="Times New Roman"/>
              <w:b w:val="0"/>
              <w:sz w:val="24"/>
              <w:szCs w:val="24"/>
            </w:rPr>
            <w:ptab w:relativeTo="margin" w:alignment="right" w:leader="dot"/>
          </w:r>
          <w:r w:rsidR="002E0DBF">
            <w:rPr>
              <w:rFonts w:ascii="Times New Roman" w:hAnsi="Times New Roman"/>
              <w:b w:val="0"/>
              <w:sz w:val="24"/>
              <w:szCs w:val="24"/>
            </w:rPr>
            <w:t>22</w:t>
          </w:r>
        </w:p>
        <w:p w:rsidR="00C734C6" w:rsidRDefault="00C734C6" w:rsidP="00C734C6">
          <w:pPr>
            <w:pStyle w:val="Heading1"/>
            <w:numPr>
              <w:ilvl w:val="0"/>
              <w:numId w:val="0"/>
            </w:numPr>
            <w:spacing w:before="120" w:after="0"/>
            <w:ind w:left="446"/>
            <w:rPr>
              <w:rFonts w:ascii="Times New Roman" w:hAnsi="Times New Roman"/>
              <w:b w:val="0"/>
              <w:sz w:val="24"/>
              <w:szCs w:val="24"/>
            </w:rPr>
          </w:pPr>
          <w:r w:rsidRPr="00C734C6">
            <w:rPr>
              <w:rFonts w:ascii="Times New Roman" w:hAnsi="Times New Roman"/>
              <w:b w:val="0"/>
              <w:sz w:val="24"/>
              <w:szCs w:val="24"/>
            </w:rPr>
            <w:t>3.2           Recommendations</w:t>
          </w:r>
          <w:r w:rsidRPr="00C734C6">
            <w:rPr>
              <w:rFonts w:ascii="Times New Roman" w:hAnsi="Times New Roman"/>
              <w:b w:val="0"/>
              <w:sz w:val="24"/>
              <w:szCs w:val="24"/>
            </w:rPr>
            <w:ptab w:relativeTo="margin" w:alignment="right" w:leader="dot"/>
          </w:r>
          <w:r w:rsidR="002E0DBF">
            <w:rPr>
              <w:rFonts w:ascii="Times New Roman" w:hAnsi="Times New Roman"/>
              <w:b w:val="0"/>
              <w:sz w:val="24"/>
              <w:szCs w:val="24"/>
            </w:rPr>
            <w:t>23</w:t>
          </w:r>
        </w:p>
        <w:p w:rsidR="00C734C6" w:rsidRPr="00C734C6" w:rsidRDefault="00C734C6" w:rsidP="00C734C6"/>
        <w:p w:rsidR="00C734C6" w:rsidRPr="00C734C6" w:rsidRDefault="00DA60FA" w:rsidP="00C734C6">
          <w:r>
            <w:t>References</w:t>
          </w:r>
          <w:r w:rsidR="00C734C6" w:rsidRPr="00C734C6">
            <w:ptab w:relativeTo="margin" w:alignment="right" w:leader="dot"/>
          </w:r>
          <w:r w:rsidR="00B867E6">
            <w:t>24</w:t>
          </w:r>
        </w:p>
        <w:p w:rsidR="00C734C6" w:rsidRPr="00C734C6" w:rsidRDefault="00DA60FA" w:rsidP="00C734C6">
          <w:r>
            <w:t>Appendix A</w:t>
          </w:r>
          <w:r w:rsidR="00C734C6" w:rsidRPr="00C734C6">
            <w:ptab w:relativeTo="margin" w:alignment="right" w:leader="dot"/>
          </w:r>
          <w:r w:rsidR="00B867E6">
            <w:t>24</w:t>
          </w:r>
        </w:p>
        <w:p w:rsidR="00C734C6" w:rsidRPr="00C734C6" w:rsidRDefault="00DA60FA" w:rsidP="00C734C6">
          <w:r>
            <w:t>Appendix B</w:t>
          </w:r>
          <w:r w:rsidR="00C734C6" w:rsidRPr="00C734C6">
            <w:ptab w:relativeTo="margin" w:alignment="right" w:leader="dot"/>
          </w:r>
          <w:r w:rsidR="00B867E6">
            <w:t>26</w:t>
          </w:r>
        </w:p>
        <w:p w:rsidR="00C734C6" w:rsidRPr="00C734C6" w:rsidRDefault="00C734C6" w:rsidP="00C734C6">
          <w:pPr>
            <w:jc w:val="both"/>
            <w:rPr>
              <w:b/>
            </w:rPr>
          </w:pPr>
        </w:p>
        <w:p w:rsidR="009B4D58" w:rsidRPr="009B4D58" w:rsidRDefault="009B4D58" w:rsidP="009B4D58"/>
        <w:p w:rsidR="000061E5" w:rsidRPr="00A15F4D" w:rsidRDefault="00AA265D" w:rsidP="00A15F4D"/>
      </w:sdtContent>
    </w:sdt>
    <w:p w:rsidR="006713B0" w:rsidRDefault="006713B0" w:rsidP="00CC71CE">
      <w:pPr>
        <w:pStyle w:val="TOC1"/>
        <w:rPr>
          <w:sz w:val="26"/>
        </w:rPr>
      </w:pPr>
    </w:p>
    <w:p w:rsidR="006713B0" w:rsidRDefault="006713B0" w:rsidP="00CC71CE">
      <w:pPr>
        <w:pStyle w:val="TOC1"/>
        <w:rPr>
          <w:sz w:val="26"/>
        </w:rPr>
      </w:pPr>
    </w:p>
    <w:p w:rsidR="00CC71CE" w:rsidRPr="00CC71CE" w:rsidRDefault="00AA265D" w:rsidP="00CC71CE">
      <w:pPr>
        <w:pStyle w:val="TOC1"/>
        <w:rPr>
          <w:sz w:val="26"/>
        </w:rPr>
      </w:pPr>
      <w:r>
        <w:rPr>
          <w:noProof/>
          <w:sz w:val="52"/>
          <w:szCs w:val="28"/>
        </w:rPr>
        <w:pict>
          <v:shape id="Text Box 34" o:spid="_x0000_s1039" type="#_x0000_t202" style="position:absolute;margin-left:190.6pt;margin-top:656.4pt;width:33.65pt;height:29.9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6iQIAABg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" stroked="f">
            <v:textbox>
              <w:txbxContent>
                <w:p w:rsidR="0037106A" w:rsidRDefault="0037106A" w:rsidP="0089438B">
                  <w:pPr>
                    <w:jc w:val="center"/>
                  </w:pPr>
                  <w:r>
                    <w:t>vi</w:t>
                  </w:r>
                </w:p>
              </w:txbxContent>
            </v:textbox>
          </v:shape>
        </w:pict>
      </w:r>
      <w:r w:rsidR="00CC71CE" w:rsidRPr="00CC71CE">
        <w:rPr>
          <w:sz w:val="26"/>
        </w:rPr>
        <w:t xml:space="preserve">List of Figures </w:t>
      </w:r>
    </w:p>
    <w:p w:rsidR="00CC71CE" w:rsidRPr="006713B0" w:rsidRDefault="00CC71CE" w:rsidP="00CC71CE">
      <w:pPr>
        <w:rPr>
          <w:sz w:val="22"/>
          <w:szCs w:val="22"/>
        </w:rPr>
      </w:pPr>
      <w:r w:rsidRPr="006713B0">
        <w:rPr>
          <w:sz w:val="22"/>
          <w:szCs w:val="22"/>
        </w:rPr>
        <w:t xml:space="preserve">Figure 2.1 </w:t>
      </w:r>
      <w:r w:rsidRPr="006713B0">
        <w:rPr>
          <w:sz w:val="22"/>
          <w:szCs w:val="22"/>
        </w:rPr>
        <w:tab/>
        <w:t xml:space="preserve">Block Diagram </w:t>
      </w:r>
      <w:r w:rsidRPr="006713B0">
        <w:rPr>
          <w:sz w:val="22"/>
          <w:szCs w:val="22"/>
        </w:rPr>
        <w:ptab w:relativeTo="margin" w:alignment="right" w:leader="dot"/>
      </w:r>
      <w:r w:rsidR="00273C05" w:rsidRPr="006713B0">
        <w:rPr>
          <w:sz w:val="22"/>
          <w:szCs w:val="22"/>
        </w:rPr>
        <w:t>5</w:t>
      </w:r>
    </w:p>
    <w:p w:rsidR="00CC71CE" w:rsidRPr="006713B0" w:rsidRDefault="00CC71CE" w:rsidP="00CC71CE">
      <w:pPr>
        <w:rPr>
          <w:sz w:val="22"/>
          <w:szCs w:val="22"/>
        </w:rPr>
      </w:pPr>
      <w:r w:rsidRPr="006713B0">
        <w:rPr>
          <w:sz w:val="22"/>
          <w:szCs w:val="22"/>
        </w:rPr>
        <w:t>Figure 2.2</w:t>
      </w:r>
      <w:r w:rsidRPr="006713B0">
        <w:rPr>
          <w:sz w:val="22"/>
          <w:szCs w:val="22"/>
        </w:rPr>
        <w:tab/>
        <w:t xml:space="preserve"> Intelligent Unit of Hybrid System </w:t>
      </w:r>
      <w:r w:rsidRPr="006713B0">
        <w:rPr>
          <w:sz w:val="22"/>
          <w:szCs w:val="22"/>
        </w:rPr>
        <w:ptab w:relativeTo="margin" w:alignment="right" w:leader="dot"/>
      </w:r>
      <w:r w:rsidR="00273C05" w:rsidRPr="006713B0">
        <w:rPr>
          <w:sz w:val="22"/>
          <w:szCs w:val="22"/>
        </w:rPr>
        <w:t>6</w:t>
      </w:r>
    </w:p>
    <w:p w:rsidR="00CC71CE" w:rsidRPr="006713B0" w:rsidRDefault="00CC71CE" w:rsidP="00CC71CE">
      <w:pPr>
        <w:jc w:val="center"/>
        <w:rPr>
          <w:sz w:val="22"/>
          <w:szCs w:val="22"/>
        </w:rPr>
      </w:pPr>
      <w:r w:rsidRPr="006713B0">
        <w:rPr>
          <w:sz w:val="22"/>
          <w:szCs w:val="22"/>
        </w:rPr>
        <w:t xml:space="preserve">Figure 2.3 </w:t>
      </w:r>
      <w:r w:rsidRPr="006713B0">
        <w:rPr>
          <w:sz w:val="22"/>
          <w:szCs w:val="22"/>
        </w:rPr>
        <w:tab/>
        <w:t xml:space="preserve">Arduino DUE </w:t>
      </w:r>
      <w:r w:rsidRPr="006713B0">
        <w:rPr>
          <w:sz w:val="22"/>
          <w:szCs w:val="22"/>
        </w:rPr>
        <w:ptab w:relativeTo="margin" w:alignment="right" w:leader="dot"/>
      </w:r>
      <w:r w:rsidR="00273C05" w:rsidRPr="006713B0">
        <w:rPr>
          <w:sz w:val="22"/>
          <w:szCs w:val="22"/>
        </w:rPr>
        <w:t>8</w:t>
      </w:r>
    </w:p>
    <w:p w:rsidR="00CC71CE" w:rsidRPr="006713B0" w:rsidRDefault="00CC71CE" w:rsidP="00CC71CE">
      <w:pPr>
        <w:rPr>
          <w:sz w:val="22"/>
          <w:szCs w:val="22"/>
        </w:rPr>
      </w:pPr>
      <w:r w:rsidRPr="006713B0">
        <w:rPr>
          <w:sz w:val="22"/>
          <w:szCs w:val="22"/>
        </w:rPr>
        <w:t xml:space="preserve">Figure 2.4 </w:t>
      </w:r>
      <w:r w:rsidRPr="006713B0">
        <w:rPr>
          <w:sz w:val="22"/>
          <w:szCs w:val="22"/>
        </w:rPr>
        <w:tab/>
        <w:t>Unannounced Power Outage</w:t>
      </w:r>
      <w:r w:rsidRPr="006713B0">
        <w:rPr>
          <w:sz w:val="22"/>
          <w:szCs w:val="22"/>
        </w:rPr>
        <w:ptab w:relativeTo="margin" w:alignment="right" w:leader="dot"/>
      </w:r>
      <w:r w:rsidR="00273C05" w:rsidRPr="006713B0">
        <w:rPr>
          <w:sz w:val="22"/>
          <w:szCs w:val="22"/>
        </w:rPr>
        <w:t>11</w:t>
      </w:r>
    </w:p>
    <w:p w:rsidR="00CC71CE" w:rsidRPr="006713B0" w:rsidRDefault="00CC71CE" w:rsidP="00CC71CE">
      <w:pPr>
        <w:rPr>
          <w:sz w:val="22"/>
          <w:szCs w:val="22"/>
        </w:rPr>
      </w:pPr>
      <w:r w:rsidRPr="006713B0">
        <w:rPr>
          <w:sz w:val="22"/>
          <w:szCs w:val="22"/>
        </w:rPr>
        <w:t>Figure 2.5</w:t>
      </w:r>
      <w:r w:rsidRPr="006713B0">
        <w:rPr>
          <w:sz w:val="22"/>
          <w:szCs w:val="22"/>
        </w:rPr>
        <w:tab/>
        <w:t>RTC</w:t>
      </w:r>
      <w:r w:rsidR="005817B0">
        <w:rPr>
          <w:sz w:val="22"/>
          <w:szCs w:val="22"/>
        </w:rPr>
        <w:t xml:space="preserve"> DS1307 </w:t>
      </w:r>
      <w:r w:rsidRPr="006713B0">
        <w:rPr>
          <w:sz w:val="22"/>
          <w:szCs w:val="22"/>
        </w:rPr>
        <w:ptab w:relativeTo="margin" w:alignment="right" w:leader="dot"/>
      </w:r>
      <w:r w:rsidR="00273C05" w:rsidRPr="006713B0">
        <w:rPr>
          <w:sz w:val="22"/>
          <w:szCs w:val="22"/>
        </w:rPr>
        <w:t>12</w:t>
      </w:r>
    </w:p>
    <w:p w:rsidR="00CC71CE" w:rsidRPr="006713B0" w:rsidRDefault="00CC71CE" w:rsidP="00CC71CE">
      <w:pPr>
        <w:rPr>
          <w:sz w:val="22"/>
          <w:szCs w:val="22"/>
        </w:rPr>
      </w:pPr>
      <w:r w:rsidRPr="006713B0">
        <w:rPr>
          <w:sz w:val="22"/>
          <w:szCs w:val="22"/>
        </w:rPr>
        <w:t>Figure 2.6</w:t>
      </w:r>
      <w:r w:rsidRPr="006713B0">
        <w:rPr>
          <w:sz w:val="22"/>
          <w:szCs w:val="22"/>
        </w:rPr>
        <w:tab/>
        <w:t>SD Card Modules</w:t>
      </w:r>
      <w:r w:rsidRPr="006713B0">
        <w:rPr>
          <w:sz w:val="22"/>
          <w:szCs w:val="22"/>
        </w:rPr>
        <w:ptab w:relativeTo="margin" w:alignment="right" w:leader="dot"/>
      </w:r>
      <w:r w:rsidR="00273C05" w:rsidRPr="006713B0">
        <w:rPr>
          <w:sz w:val="22"/>
          <w:szCs w:val="22"/>
        </w:rPr>
        <w:t>1</w:t>
      </w:r>
      <w:r w:rsidRPr="006713B0">
        <w:rPr>
          <w:sz w:val="22"/>
          <w:szCs w:val="22"/>
        </w:rPr>
        <w:t>2</w:t>
      </w:r>
    </w:p>
    <w:p w:rsidR="00CC71CE" w:rsidRPr="006713B0" w:rsidRDefault="00CC71CE" w:rsidP="00CC71CE">
      <w:pPr>
        <w:rPr>
          <w:sz w:val="22"/>
          <w:szCs w:val="22"/>
        </w:rPr>
      </w:pPr>
      <w:r w:rsidRPr="006713B0">
        <w:rPr>
          <w:sz w:val="22"/>
          <w:szCs w:val="22"/>
        </w:rPr>
        <w:t xml:space="preserve">Figure 2.7 </w:t>
      </w:r>
      <w:r w:rsidRPr="006713B0">
        <w:rPr>
          <w:sz w:val="22"/>
          <w:szCs w:val="22"/>
        </w:rPr>
        <w:tab/>
        <w:t>SD card Process</w:t>
      </w:r>
      <w:r w:rsidRPr="006713B0">
        <w:rPr>
          <w:sz w:val="22"/>
          <w:szCs w:val="22"/>
        </w:rPr>
        <w:ptab w:relativeTo="margin" w:alignment="right" w:leader="dot"/>
      </w:r>
      <w:r w:rsidR="00273C05" w:rsidRPr="006713B0">
        <w:rPr>
          <w:sz w:val="22"/>
          <w:szCs w:val="22"/>
        </w:rPr>
        <w:t>13</w:t>
      </w:r>
    </w:p>
    <w:p w:rsidR="00CC71CE" w:rsidRPr="006713B0" w:rsidRDefault="00CC71CE" w:rsidP="00CC71CE">
      <w:pPr>
        <w:rPr>
          <w:sz w:val="22"/>
          <w:szCs w:val="22"/>
        </w:rPr>
      </w:pPr>
      <w:r w:rsidRPr="006713B0">
        <w:rPr>
          <w:sz w:val="22"/>
          <w:szCs w:val="22"/>
        </w:rPr>
        <w:t xml:space="preserve">Figure 2.8 </w:t>
      </w:r>
      <w:r w:rsidRPr="006713B0">
        <w:rPr>
          <w:sz w:val="22"/>
          <w:szCs w:val="22"/>
        </w:rPr>
        <w:tab/>
        <w:t>GUI Show all</w:t>
      </w:r>
      <w:r w:rsidRPr="006713B0">
        <w:rPr>
          <w:sz w:val="22"/>
          <w:szCs w:val="22"/>
        </w:rPr>
        <w:ptab w:relativeTo="margin" w:alignment="right" w:leader="dot"/>
      </w:r>
      <w:r w:rsidR="00273C05" w:rsidRPr="006713B0">
        <w:rPr>
          <w:sz w:val="22"/>
          <w:szCs w:val="22"/>
        </w:rPr>
        <w:t>14</w:t>
      </w:r>
    </w:p>
    <w:p w:rsidR="00CC71CE" w:rsidRPr="006713B0" w:rsidRDefault="00CC71CE" w:rsidP="00CC71CE">
      <w:pPr>
        <w:rPr>
          <w:sz w:val="22"/>
          <w:szCs w:val="22"/>
        </w:rPr>
      </w:pPr>
      <w:r w:rsidRPr="006713B0">
        <w:rPr>
          <w:sz w:val="22"/>
          <w:szCs w:val="22"/>
        </w:rPr>
        <w:t xml:space="preserve">Figure 2.9 </w:t>
      </w:r>
      <w:r w:rsidRPr="006713B0">
        <w:rPr>
          <w:sz w:val="22"/>
          <w:szCs w:val="22"/>
        </w:rPr>
        <w:tab/>
        <w:t>GUI grids Voltage</w:t>
      </w:r>
      <w:r w:rsidRPr="006713B0">
        <w:rPr>
          <w:sz w:val="22"/>
          <w:szCs w:val="22"/>
        </w:rPr>
        <w:ptab w:relativeTo="margin" w:alignment="right" w:leader="dot"/>
      </w:r>
      <w:r w:rsidR="002E0DBF">
        <w:rPr>
          <w:sz w:val="22"/>
          <w:szCs w:val="22"/>
        </w:rPr>
        <w:t>15</w:t>
      </w:r>
    </w:p>
    <w:p w:rsidR="00CC71CE" w:rsidRPr="006713B0" w:rsidRDefault="00CC71CE" w:rsidP="00CC71CE">
      <w:pPr>
        <w:rPr>
          <w:sz w:val="22"/>
          <w:szCs w:val="22"/>
        </w:rPr>
      </w:pPr>
      <w:r w:rsidRPr="006713B0">
        <w:rPr>
          <w:sz w:val="22"/>
          <w:szCs w:val="22"/>
        </w:rPr>
        <w:t xml:space="preserve">Figure 2.10 </w:t>
      </w:r>
      <w:r w:rsidRPr="006713B0">
        <w:rPr>
          <w:sz w:val="22"/>
          <w:szCs w:val="22"/>
        </w:rPr>
        <w:tab/>
        <w:t>GUI Solar Power</w:t>
      </w:r>
      <w:r w:rsidRPr="006713B0">
        <w:rPr>
          <w:sz w:val="22"/>
          <w:szCs w:val="22"/>
        </w:rPr>
        <w:ptab w:relativeTo="margin" w:alignment="right" w:leader="dot"/>
      </w:r>
      <w:r w:rsidR="002E0DBF">
        <w:rPr>
          <w:sz w:val="22"/>
          <w:szCs w:val="22"/>
        </w:rPr>
        <w:t>16</w:t>
      </w:r>
    </w:p>
    <w:p w:rsidR="00CC71CE" w:rsidRPr="006713B0" w:rsidRDefault="00CC71CE" w:rsidP="00CC71CE">
      <w:pPr>
        <w:rPr>
          <w:sz w:val="22"/>
          <w:szCs w:val="22"/>
        </w:rPr>
      </w:pPr>
      <w:r w:rsidRPr="006713B0">
        <w:rPr>
          <w:sz w:val="22"/>
          <w:szCs w:val="22"/>
        </w:rPr>
        <w:t xml:space="preserve">Figure 2.11 </w:t>
      </w:r>
      <w:r w:rsidRPr="006713B0">
        <w:rPr>
          <w:sz w:val="22"/>
          <w:szCs w:val="22"/>
        </w:rPr>
        <w:tab/>
        <w:t>GUI Battery levels</w:t>
      </w:r>
      <w:r w:rsidRPr="006713B0">
        <w:rPr>
          <w:sz w:val="22"/>
          <w:szCs w:val="22"/>
        </w:rPr>
        <w:ptab w:relativeTo="margin" w:alignment="right" w:leader="dot"/>
      </w:r>
      <w:r w:rsidR="002E0DBF">
        <w:rPr>
          <w:sz w:val="22"/>
          <w:szCs w:val="22"/>
        </w:rPr>
        <w:t>17</w:t>
      </w:r>
    </w:p>
    <w:p w:rsidR="00CC71CE" w:rsidRPr="006713B0" w:rsidRDefault="00CC71CE" w:rsidP="00CC71CE">
      <w:pPr>
        <w:rPr>
          <w:sz w:val="22"/>
          <w:szCs w:val="22"/>
        </w:rPr>
      </w:pPr>
      <w:r w:rsidRPr="006713B0">
        <w:rPr>
          <w:sz w:val="22"/>
          <w:szCs w:val="22"/>
        </w:rPr>
        <w:t>Figure 2.12</w:t>
      </w:r>
      <w:r w:rsidRPr="006713B0">
        <w:rPr>
          <w:sz w:val="22"/>
          <w:szCs w:val="22"/>
        </w:rPr>
        <w:tab/>
        <w:t>GUI Load Consumption levels</w:t>
      </w:r>
      <w:r w:rsidRPr="006713B0">
        <w:rPr>
          <w:sz w:val="22"/>
          <w:szCs w:val="22"/>
        </w:rPr>
        <w:ptab w:relativeTo="margin" w:alignment="right" w:leader="dot"/>
      </w:r>
      <w:r w:rsidR="002E0DBF">
        <w:rPr>
          <w:sz w:val="22"/>
          <w:szCs w:val="22"/>
        </w:rPr>
        <w:t>18</w:t>
      </w:r>
    </w:p>
    <w:p w:rsidR="00CC71CE" w:rsidRPr="006713B0" w:rsidRDefault="00CC71CE" w:rsidP="00CC71CE">
      <w:pPr>
        <w:rPr>
          <w:sz w:val="22"/>
          <w:szCs w:val="22"/>
        </w:rPr>
      </w:pPr>
      <w:r w:rsidRPr="006713B0">
        <w:rPr>
          <w:sz w:val="22"/>
          <w:szCs w:val="22"/>
        </w:rPr>
        <w:t>Figure 2.13</w:t>
      </w:r>
      <w:r w:rsidRPr="006713B0">
        <w:rPr>
          <w:sz w:val="22"/>
          <w:szCs w:val="22"/>
        </w:rPr>
        <w:tab/>
        <w:t>Announced power outage</w:t>
      </w:r>
      <w:r w:rsidRPr="006713B0">
        <w:rPr>
          <w:sz w:val="22"/>
          <w:szCs w:val="22"/>
        </w:rPr>
        <w:ptab w:relativeTo="margin" w:alignment="right" w:leader="dot"/>
      </w:r>
      <w:r w:rsidR="002E0DBF">
        <w:rPr>
          <w:sz w:val="22"/>
          <w:szCs w:val="22"/>
        </w:rPr>
        <w:t>20</w:t>
      </w:r>
    </w:p>
    <w:p w:rsidR="00CC71CE" w:rsidRPr="006713B0" w:rsidRDefault="00CC71CE" w:rsidP="00CC71CE">
      <w:pPr>
        <w:rPr>
          <w:b/>
          <w:sz w:val="22"/>
          <w:szCs w:val="22"/>
        </w:rPr>
      </w:pPr>
      <w:r w:rsidRPr="006713B0">
        <w:rPr>
          <w:sz w:val="22"/>
          <w:szCs w:val="22"/>
        </w:rPr>
        <w:t xml:space="preserve">Figure 2.14 </w:t>
      </w:r>
      <w:r w:rsidRPr="006713B0">
        <w:rPr>
          <w:sz w:val="22"/>
          <w:szCs w:val="22"/>
        </w:rPr>
        <w:tab/>
        <w:t>Serial Monitoring of Load Shedding Schedule</w:t>
      </w:r>
      <w:r w:rsidRPr="006713B0">
        <w:rPr>
          <w:sz w:val="22"/>
          <w:szCs w:val="22"/>
        </w:rPr>
        <w:ptab w:relativeTo="margin" w:alignment="right" w:leader="dot"/>
      </w:r>
      <w:r w:rsidR="002E0DBF">
        <w:rPr>
          <w:sz w:val="22"/>
          <w:szCs w:val="22"/>
        </w:rPr>
        <w:t>21</w:t>
      </w:r>
    </w:p>
    <w:p w:rsidR="00CC71CE" w:rsidRPr="006713B0" w:rsidRDefault="00CC71CE" w:rsidP="00CC71CE">
      <w:pPr>
        <w:rPr>
          <w:sz w:val="22"/>
          <w:szCs w:val="22"/>
        </w:rPr>
      </w:pPr>
    </w:p>
    <w:p w:rsidR="00592C9F" w:rsidRPr="00CC71CE" w:rsidRDefault="00AA265D" w:rsidP="00592C9F">
      <w:pPr>
        <w:pStyle w:val="TOC1"/>
        <w:rPr>
          <w:sz w:val="26"/>
        </w:rPr>
      </w:pPr>
      <w:r>
        <w:rPr>
          <w:noProof/>
          <w:sz w:val="52"/>
          <w:szCs w:val="28"/>
        </w:rPr>
        <w:pict>
          <v:shape id="_x0000_s1040" type="#_x0000_t202" style="position:absolute;margin-left:190.6pt;margin-top:656.4pt;width:33.65pt;height:29.9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" stroked="f">
            <v:textbox>
              <w:txbxContent>
                <w:p w:rsidR="0037106A" w:rsidRDefault="0037106A" w:rsidP="00592C9F">
                  <w:pPr>
                    <w:jc w:val="center"/>
                  </w:pPr>
                  <w:r>
                    <w:t>vi</w:t>
                  </w:r>
                </w:p>
              </w:txbxContent>
            </v:textbox>
          </v:shape>
        </w:pict>
      </w:r>
      <w:r w:rsidR="00592C9F" w:rsidRPr="00CC71CE">
        <w:rPr>
          <w:sz w:val="26"/>
        </w:rPr>
        <w:t xml:space="preserve">List of </w:t>
      </w:r>
      <w:r w:rsidR="00592C9F">
        <w:rPr>
          <w:sz w:val="26"/>
        </w:rPr>
        <w:t>Tables</w:t>
      </w:r>
      <w:r w:rsidR="00592C9F" w:rsidRPr="00CC71CE">
        <w:rPr>
          <w:sz w:val="26"/>
        </w:rPr>
        <w:t xml:space="preserve"> </w:t>
      </w:r>
    </w:p>
    <w:p w:rsidR="002D71FB" w:rsidRPr="00592C9F" w:rsidRDefault="002D71FB" w:rsidP="002D71FB">
      <w:pPr>
        <w:rPr>
          <w:sz w:val="22"/>
          <w:szCs w:val="22"/>
        </w:rPr>
      </w:pPr>
      <w:r w:rsidRPr="00592C9F">
        <w:rPr>
          <w:sz w:val="22"/>
          <w:szCs w:val="22"/>
        </w:rPr>
        <w:t>Table 2.1 Unannounced Load Shedding Switching Conditions</w:t>
      </w:r>
      <w:r w:rsidRPr="00592C9F">
        <w:ptab w:relativeTo="margin" w:alignment="right" w:leader="dot"/>
      </w:r>
      <w:r w:rsidR="00273C05" w:rsidRPr="00592C9F">
        <w:t>10</w:t>
      </w:r>
    </w:p>
    <w:p w:rsidR="005E399A" w:rsidRDefault="005E399A">
      <w:pPr>
        <w:spacing w:after="200" w:line="276" w:lineRule="auto"/>
        <w:rPr>
          <w:b/>
          <w:sz w:val="52"/>
          <w:szCs w:val="28"/>
        </w:rPr>
      </w:pPr>
    </w:p>
    <w:p w:rsidR="006E7B95" w:rsidRDefault="00AA265D">
      <w:pPr>
        <w:spacing w:after="200" w:line="276" w:lineRule="auto"/>
        <w:rPr>
          <w:b/>
          <w:sz w:val="52"/>
          <w:szCs w:val="28"/>
        </w:rPr>
        <w:sectPr w:rsidR="006E7B95" w:rsidSect="00481F3B">
          <w:headerReference w:type="default" r:id="rId9"/>
          <w:footerReference w:type="default" r:id="rId10"/>
          <w:pgSz w:w="11907" w:h="16839" w:code="9"/>
          <w:pgMar w:top="2160" w:right="1440" w:bottom="1440" w:left="2160" w:header="720" w:footer="720" w:gutter="0"/>
          <w:pgNumType w:fmt="lowerRoman"/>
          <w:cols w:space="720"/>
          <w:docGrid w:linePitch="360"/>
        </w:sectPr>
      </w:pPr>
      <w:r>
        <w:rPr>
          <w:b/>
          <w:noProof/>
          <w:sz w:val="52"/>
          <w:szCs w:val="28"/>
        </w:rPr>
        <w:pict>
          <v:shape id="Text Box 35" o:spid="_x0000_s1041" type="#_x0000_t202" style="position:absolute;margin-left:192.25pt;margin-top:656.85pt;width:33.65pt;height:29.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" stroked="f">
            <v:textbox>
              <w:txbxContent>
                <w:p w:rsidR="0037106A" w:rsidRDefault="0037106A" w:rsidP="0089438B">
                  <w:pPr>
                    <w:jc w:val="center"/>
                  </w:pPr>
                  <w:r>
                    <w:t>vii</w:t>
                  </w:r>
                </w:p>
              </w:txbxContent>
            </v:textbox>
          </v:shape>
        </w:pict>
      </w:r>
      <w:r w:rsidR="006E7B95">
        <w:rPr>
          <w:b/>
          <w:sz w:val="52"/>
          <w:szCs w:val="28"/>
        </w:rPr>
        <w:br w:type="page"/>
      </w:r>
    </w:p>
    <w:p w:rsidR="004729B5" w:rsidRPr="00B17958" w:rsidRDefault="00AA265D" w:rsidP="004729B5">
      <w:pPr>
        <w:spacing w:line="360" w:lineRule="auto"/>
        <w:rPr>
          <w:b/>
          <w:sz w:val="52"/>
          <w:szCs w:val="28"/>
        </w:rPr>
      </w:pPr>
      <w:r>
        <w:rPr>
          <w:b/>
          <w:noProof/>
          <w:sz w:val="52"/>
          <w:szCs w:val="28"/>
        </w:rPr>
        <w:lastRenderedPageBreak/>
        <w:pict>
          <v:shape id="Text Box 36" o:spid="_x0000_s1042" type="#_x0000_t202" style="position:absolute;margin-left:401pt;margin-top:-79.55pt;width:21.8pt;height:78.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8x3hwIAABg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" stroked="f">
            <v:textbox>
              <w:txbxContent>
                <w:p w:rsidR="0037106A" w:rsidRDefault="0037106A"/>
              </w:txbxContent>
            </v:textbox>
          </v:shape>
        </w:pict>
      </w:r>
      <w:r>
        <w:rPr>
          <w:b/>
          <w:noProof/>
          <w:sz w:val="52"/>
          <w:szCs w:val="28"/>
        </w:rPr>
        <w:pict>
          <v:shape id="Text Box 39" o:spid="_x0000_s1043" type="#_x0000_t202" style="position:absolute;margin-left:417.05pt;margin-top:-63.25pt;width:21.5pt;height:23.3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" stroked="f">
            <v:textbox>
              <w:txbxContent>
                <w:p w:rsidR="0037106A" w:rsidRDefault="0037106A" w:rsidP="00F84D5C"/>
              </w:txbxContent>
            </v:textbox>
          </v:shape>
        </w:pict>
      </w:r>
      <w:r w:rsidR="004729B5" w:rsidRPr="00B17958">
        <w:rPr>
          <w:b/>
          <w:sz w:val="52"/>
          <w:szCs w:val="28"/>
        </w:rPr>
        <w:t>Chapter 1 (Introduction)</w:t>
      </w:r>
    </w:p>
    <w:p w:rsidR="004729B5" w:rsidRPr="004729B5" w:rsidRDefault="004729B5" w:rsidP="004729B5">
      <w:pPr>
        <w:numPr>
          <w:ilvl w:val="1"/>
          <w:numId w:val="1"/>
        </w:numPr>
        <w:spacing w:line="360" w:lineRule="auto"/>
        <w:rPr>
          <w:sz w:val="44"/>
          <w:szCs w:val="44"/>
        </w:rPr>
      </w:pPr>
      <w:r w:rsidRPr="004729B5">
        <w:rPr>
          <w:b/>
          <w:sz w:val="44"/>
          <w:szCs w:val="44"/>
        </w:rPr>
        <w:t>Background Information</w:t>
      </w:r>
    </w:p>
    <w:p w:rsidR="004729B5" w:rsidRPr="00672A00" w:rsidRDefault="004729B5" w:rsidP="004729B5">
      <w:pPr>
        <w:numPr>
          <w:ilvl w:val="0"/>
          <w:numId w:val="2"/>
        </w:numPr>
        <w:spacing w:line="360" w:lineRule="auto"/>
        <w:rPr>
          <w:b/>
          <w:sz w:val="28"/>
        </w:rPr>
      </w:pPr>
      <w:r w:rsidRPr="00672A00">
        <w:rPr>
          <w:b/>
          <w:sz w:val="28"/>
        </w:rPr>
        <w:t>Why Was this Project Appealing?</w:t>
      </w:r>
    </w:p>
    <w:p w:rsidR="004729B5" w:rsidRDefault="004729B5" w:rsidP="004729B5">
      <w:pPr>
        <w:spacing w:line="360" w:lineRule="auto"/>
        <w:ind w:left="90"/>
        <w:jc w:val="both"/>
      </w:pPr>
      <w:r>
        <w:t xml:space="preserve">As we are progressing towards a modern era, the need for green energy is ever increasing. For this purpose Hybrid Systems are used which converts solar power into electric power. But unfortunately the available commercial hybrid systems are not as efficient as they should have been. Therefore we saw in this project a great opportunity to contribute to the hybrid industry by implementing a smart and efficient hybrid system. </w:t>
      </w:r>
    </w:p>
    <w:p w:rsidR="004729B5" w:rsidRDefault="004729B5" w:rsidP="004729B5">
      <w:pPr>
        <w:spacing w:line="360" w:lineRule="auto"/>
        <w:ind w:left="90"/>
        <w:jc w:val="both"/>
      </w:pPr>
    </w:p>
    <w:p w:rsidR="004729B5" w:rsidRPr="00672A00" w:rsidRDefault="004729B5" w:rsidP="004729B5">
      <w:pPr>
        <w:numPr>
          <w:ilvl w:val="0"/>
          <w:numId w:val="2"/>
        </w:numPr>
        <w:spacing w:line="360" w:lineRule="auto"/>
        <w:rPr>
          <w:b/>
          <w:sz w:val="28"/>
        </w:rPr>
      </w:pPr>
      <w:r w:rsidRPr="00672A00">
        <w:rPr>
          <w:b/>
          <w:sz w:val="28"/>
        </w:rPr>
        <w:t>Overview</w:t>
      </w:r>
    </w:p>
    <w:p w:rsidR="004729B5" w:rsidRDefault="004729B5" w:rsidP="004729B5">
      <w:pPr>
        <w:spacing w:line="360" w:lineRule="auto"/>
        <w:jc w:val="both"/>
      </w:pPr>
      <w:r>
        <w:t>Hybrid systems are those systems that can change an intermittent source of energy into electrical energy. As these sources are not available continuously therefore they can be only used to charge the battery and supply load for some time of the day. When these sources are not available then either battery or grid may supply power to our load.</w:t>
      </w:r>
    </w:p>
    <w:p w:rsidR="004729B5" w:rsidRDefault="004729B5" w:rsidP="004729B5">
      <w:pPr>
        <w:spacing w:line="360" w:lineRule="auto"/>
        <w:jc w:val="both"/>
      </w:pPr>
    </w:p>
    <w:p w:rsidR="004729B5" w:rsidRDefault="004729B5" w:rsidP="004729B5">
      <w:pPr>
        <w:spacing w:line="360" w:lineRule="auto"/>
        <w:jc w:val="both"/>
      </w:pPr>
      <w:r>
        <w:t>As we all know that there are many types of commercial hybrid system present in the market. But most of those are dumb devices i.e. they don’t have the capability of making a decision at any level. They are hard coded to charge the battery if battery fall short of 100% by any means. Therefore these systems do not take into consideration the availability of solar energy, or the charge cycles of the battery.</w:t>
      </w:r>
    </w:p>
    <w:p w:rsidR="004729B5" w:rsidRDefault="004729B5" w:rsidP="004729B5">
      <w:pPr>
        <w:spacing w:line="360" w:lineRule="auto"/>
        <w:jc w:val="both"/>
      </w:pPr>
    </w:p>
    <w:p w:rsidR="003147D3" w:rsidRDefault="004729B5" w:rsidP="004729B5">
      <w:pPr>
        <w:spacing w:line="360" w:lineRule="auto"/>
        <w:jc w:val="both"/>
        <w:sectPr w:rsidR="003147D3" w:rsidSect="003147D3">
          <w:type w:val="oddPage"/>
          <w:pgSz w:w="11907" w:h="16839" w:code="9"/>
          <w:pgMar w:top="2160" w:right="1440" w:bottom="1440" w:left="2160" w:header="1620" w:footer="720" w:gutter="0"/>
          <w:pgNumType w:start="1"/>
          <w:cols w:space="720"/>
          <w:docGrid w:linePitch="360"/>
        </w:sectPr>
      </w:pPr>
      <w:r>
        <w:t xml:space="preserve">As most of the commercially available hybrid systems were inefficient, so we proposed to make an intelligent unit of hybrid system, which will make a hybrid system more efficient. For this we would have to consider availability of the solar energy and maximize the utilization of it, furthermore our system will take into consideration the charge cycles of the battery so as to increase the life of the battery. It will work on real life scenarios of real life and will maximize the use of the </w:t>
      </w:r>
    </w:p>
    <w:p w:rsidR="004729B5" w:rsidRDefault="00AA265D" w:rsidP="004729B5">
      <w:pPr>
        <w:spacing w:line="360" w:lineRule="auto"/>
        <w:jc w:val="both"/>
      </w:pPr>
      <w:r>
        <w:rPr>
          <w:noProof/>
        </w:rPr>
        <w:lastRenderedPageBreak/>
        <w:pict>
          <v:shape id="Text Box 89" o:spid="_x0000_s1044" type="#_x0000_t202" style="position:absolute;left:0;text-align:left;margin-left:-2pt;margin-top:-49.4pt;width:424.45pt;height:25.9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XR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" filled="f" stroked="f">
            <v:textbox>
              <w:txbxContent>
                <w:p w:rsidR="0037106A" w:rsidRDefault="0037106A" w:rsidP="00517181">
                  <w:pPr>
                    <w:pBdr>
                      <w:bottom w:val="single" w:sz="4" w:space="1" w:color="auto"/>
                    </w:pBdr>
                    <w:jc w:val="center"/>
                  </w:pPr>
                  <w:r>
                    <w:t xml:space="preserve">Chapter 1 Introduction </w:t>
                  </w:r>
                </w:p>
              </w:txbxContent>
            </v:textbox>
          </v:shape>
        </w:pict>
      </w:r>
      <w:r w:rsidR="00756E11">
        <w:t>Intermittent</w:t>
      </w:r>
      <w:r w:rsidR="004729B5">
        <w:t xml:space="preserve"> source. It will enable the user to monitor the power values of Charge controller, Battery level, and Grid voltage and Load consumption. So that the user can track all of the information and see the performance of each and every device.</w:t>
      </w:r>
    </w:p>
    <w:p w:rsidR="004729B5" w:rsidRPr="00AC3936" w:rsidRDefault="004729B5" w:rsidP="004729B5">
      <w:pPr>
        <w:spacing w:after="200" w:line="276" w:lineRule="auto"/>
        <w:rPr>
          <w:sz w:val="32"/>
        </w:rPr>
      </w:pPr>
      <w:r>
        <w:br/>
      </w:r>
      <w:r w:rsidRPr="00672A00">
        <w:rPr>
          <w:b/>
          <w:sz w:val="28"/>
        </w:rPr>
        <w:t xml:space="preserve">1.3 </w:t>
      </w:r>
      <w:r w:rsidRPr="00672A00">
        <w:rPr>
          <w:b/>
          <w:sz w:val="28"/>
        </w:rPr>
        <w:tab/>
        <w:t>Problem Statement</w:t>
      </w:r>
      <w:r w:rsidR="00517181">
        <w:rPr>
          <w:b/>
          <w:sz w:val="28"/>
        </w:rPr>
        <w:t>s</w:t>
      </w:r>
    </w:p>
    <w:p w:rsidR="004729B5" w:rsidRDefault="004729B5" w:rsidP="004729B5">
      <w:pPr>
        <w:spacing w:line="360" w:lineRule="auto"/>
        <w:jc w:val="both"/>
      </w:pPr>
      <w:r>
        <w:t>We had to develop a system that would:</w:t>
      </w:r>
    </w:p>
    <w:p w:rsidR="004729B5" w:rsidRDefault="004729B5" w:rsidP="004729B5">
      <w:pPr>
        <w:numPr>
          <w:ilvl w:val="0"/>
          <w:numId w:val="3"/>
        </w:numPr>
        <w:spacing w:line="360" w:lineRule="auto"/>
        <w:jc w:val="both"/>
      </w:pPr>
      <w:r>
        <w:t>Able to tell what energy sources are currently present.</w:t>
      </w:r>
    </w:p>
    <w:p w:rsidR="004729B5" w:rsidRDefault="004729B5" w:rsidP="004729B5">
      <w:pPr>
        <w:numPr>
          <w:ilvl w:val="0"/>
          <w:numId w:val="3"/>
        </w:numPr>
        <w:spacing w:line="360" w:lineRule="auto"/>
        <w:jc w:val="both"/>
      </w:pPr>
      <w:r>
        <w:t>Based on the availability of sources it would be able to calculate the best and most efficient course of action.</w:t>
      </w:r>
    </w:p>
    <w:p w:rsidR="004729B5" w:rsidRDefault="004729B5" w:rsidP="004729B5">
      <w:pPr>
        <w:numPr>
          <w:ilvl w:val="0"/>
          <w:numId w:val="3"/>
        </w:numPr>
        <w:spacing w:line="360" w:lineRule="auto"/>
        <w:jc w:val="both"/>
      </w:pPr>
      <w:r>
        <w:t>Be able to present power values to the user</w:t>
      </w:r>
    </w:p>
    <w:p w:rsidR="004729B5" w:rsidRDefault="004729B5" w:rsidP="004729B5">
      <w:pPr>
        <w:numPr>
          <w:ilvl w:val="0"/>
          <w:numId w:val="3"/>
        </w:numPr>
        <w:spacing w:line="360" w:lineRule="auto"/>
        <w:jc w:val="both"/>
      </w:pPr>
      <w:r>
        <w:t>Have a database of all the previous values of incoming and outgoing power</w:t>
      </w:r>
    </w:p>
    <w:p w:rsidR="004729B5" w:rsidRDefault="004729B5" w:rsidP="004729B5">
      <w:pPr>
        <w:numPr>
          <w:ilvl w:val="0"/>
          <w:numId w:val="3"/>
        </w:numPr>
        <w:spacing w:line="360" w:lineRule="auto"/>
        <w:jc w:val="both"/>
      </w:pPr>
      <w:r>
        <w:t>Be able to adjust itself according to the changing time of load shedding.</w:t>
      </w:r>
    </w:p>
    <w:p w:rsidR="004729B5" w:rsidRDefault="004729B5" w:rsidP="004729B5">
      <w:pPr>
        <w:numPr>
          <w:ilvl w:val="0"/>
          <w:numId w:val="3"/>
        </w:numPr>
        <w:spacing w:line="360" w:lineRule="auto"/>
        <w:jc w:val="both"/>
      </w:pPr>
      <w:r>
        <w:t>Make the best use of battery and solar panels.</w:t>
      </w:r>
    </w:p>
    <w:p w:rsidR="003147D3" w:rsidRDefault="003147D3" w:rsidP="00672A00">
      <w:pPr>
        <w:spacing w:line="360" w:lineRule="auto"/>
        <w:rPr>
          <w:b/>
          <w:sz w:val="52"/>
          <w:szCs w:val="28"/>
        </w:rPr>
      </w:pPr>
    </w:p>
    <w:p w:rsidR="003147D3" w:rsidRDefault="003147D3">
      <w:pPr>
        <w:spacing w:after="200" w:line="276" w:lineRule="auto"/>
        <w:rPr>
          <w:b/>
          <w:sz w:val="52"/>
          <w:szCs w:val="28"/>
        </w:rPr>
      </w:pPr>
      <w:r>
        <w:rPr>
          <w:b/>
          <w:sz w:val="52"/>
          <w:szCs w:val="28"/>
        </w:rPr>
        <w:br w:type="page"/>
      </w:r>
    </w:p>
    <w:p w:rsidR="004729B5" w:rsidRPr="00030A9F" w:rsidRDefault="00AA265D" w:rsidP="00672A00">
      <w:pPr>
        <w:spacing w:line="360" w:lineRule="auto"/>
        <w:rPr>
          <w:b/>
          <w:sz w:val="52"/>
          <w:szCs w:val="28"/>
        </w:rPr>
      </w:pPr>
      <w:r>
        <w:rPr>
          <w:b/>
          <w:noProof/>
          <w:sz w:val="52"/>
          <w:szCs w:val="28"/>
        </w:rPr>
        <w:lastRenderedPageBreak/>
        <w:pict>
          <v:shape id="Text Box 37" o:spid="_x0000_s1045" type="#_x0000_t202" style="position:absolute;margin-left:400.6pt;margin-top:-50.05pt;width:21.8pt;height:25.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MahgIAABg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" stroked="f">
            <v:textbox>
              <w:txbxContent>
                <w:p w:rsidR="0037106A" w:rsidRDefault="0037106A" w:rsidP="0089438B"/>
              </w:txbxContent>
            </v:textbox>
          </v:shape>
        </w:pict>
      </w:r>
      <w:r w:rsidR="004729B5" w:rsidRPr="00030A9F">
        <w:rPr>
          <w:b/>
          <w:sz w:val="52"/>
          <w:szCs w:val="28"/>
        </w:rPr>
        <w:t>Chapter 2 (Solution/Design/Implementation)</w:t>
      </w:r>
    </w:p>
    <w:p w:rsidR="004729B5" w:rsidRPr="00672A00" w:rsidRDefault="004729B5" w:rsidP="00956206">
      <w:pPr>
        <w:pStyle w:val="Heading1"/>
        <w:numPr>
          <w:ilvl w:val="0"/>
          <w:numId w:val="5"/>
        </w:numPr>
        <w:spacing w:line="360" w:lineRule="auto"/>
        <w:ind w:left="0" w:firstLine="0"/>
        <w:jc w:val="both"/>
        <w:rPr>
          <w:rFonts w:ascii="Times New Roman" w:hAnsi="Times New Roman"/>
          <w:sz w:val="28"/>
        </w:rPr>
      </w:pPr>
      <w:r w:rsidRPr="00672A00">
        <w:rPr>
          <w:rFonts w:ascii="Times New Roman" w:hAnsi="Times New Roman"/>
          <w:sz w:val="28"/>
        </w:rPr>
        <w:t>Division of Project</w:t>
      </w:r>
    </w:p>
    <w:p w:rsidR="004729B5" w:rsidRPr="00AC3936" w:rsidRDefault="004729B5" w:rsidP="004729B5">
      <w:pPr>
        <w:spacing w:line="360" w:lineRule="auto"/>
        <w:jc w:val="both"/>
      </w:pPr>
    </w:p>
    <w:p w:rsidR="004729B5" w:rsidRPr="006D6635" w:rsidRDefault="004729B5" w:rsidP="004729B5">
      <w:pPr>
        <w:spacing w:line="360" w:lineRule="auto"/>
        <w:jc w:val="both"/>
        <w:rPr>
          <w:sz w:val="22"/>
        </w:rPr>
      </w:pPr>
      <w:r w:rsidRPr="006D6635">
        <w:rPr>
          <w:sz w:val="22"/>
        </w:rPr>
        <w:t>The production of product of hybrid system was divided into 4 parts.</w:t>
      </w:r>
    </w:p>
    <w:p w:rsidR="004729B5" w:rsidRPr="006D6635" w:rsidRDefault="004729B5" w:rsidP="004729B5">
      <w:pPr>
        <w:numPr>
          <w:ilvl w:val="0"/>
          <w:numId w:val="6"/>
        </w:numPr>
        <w:spacing w:line="360" w:lineRule="auto"/>
        <w:jc w:val="both"/>
        <w:rPr>
          <w:sz w:val="22"/>
        </w:rPr>
      </w:pPr>
      <w:r w:rsidRPr="006D6635">
        <w:rPr>
          <w:sz w:val="22"/>
        </w:rPr>
        <w:t>Integration of a single phase hybrid system.</w:t>
      </w:r>
    </w:p>
    <w:p w:rsidR="004729B5" w:rsidRPr="006D6635" w:rsidRDefault="004729B5" w:rsidP="004729B5">
      <w:pPr>
        <w:numPr>
          <w:ilvl w:val="0"/>
          <w:numId w:val="6"/>
        </w:numPr>
        <w:spacing w:line="360" w:lineRule="auto"/>
        <w:jc w:val="both"/>
        <w:rPr>
          <w:sz w:val="22"/>
        </w:rPr>
      </w:pPr>
      <w:r w:rsidRPr="006D6635">
        <w:rPr>
          <w:sz w:val="22"/>
        </w:rPr>
        <w:t>Intelligent unit of hybrid System.</w:t>
      </w:r>
    </w:p>
    <w:p w:rsidR="004729B5" w:rsidRPr="006D6635" w:rsidRDefault="004729B5" w:rsidP="004729B5">
      <w:pPr>
        <w:numPr>
          <w:ilvl w:val="0"/>
          <w:numId w:val="6"/>
        </w:numPr>
        <w:spacing w:line="360" w:lineRule="auto"/>
        <w:jc w:val="both"/>
        <w:rPr>
          <w:sz w:val="22"/>
        </w:rPr>
      </w:pPr>
      <w:r w:rsidRPr="006D6635">
        <w:rPr>
          <w:sz w:val="22"/>
        </w:rPr>
        <w:t>Construction and implementation of Load Unit.</w:t>
      </w:r>
    </w:p>
    <w:p w:rsidR="004729B5" w:rsidRPr="006D6635" w:rsidRDefault="004729B5" w:rsidP="004729B5">
      <w:pPr>
        <w:numPr>
          <w:ilvl w:val="0"/>
          <w:numId w:val="6"/>
        </w:numPr>
        <w:spacing w:line="360" w:lineRule="auto"/>
        <w:jc w:val="both"/>
        <w:rPr>
          <w:sz w:val="22"/>
        </w:rPr>
      </w:pPr>
      <w:r w:rsidRPr="006D6635">
        <w:rPr>
          <w:sz w:val="22"/>
        </w:rPr>
        <w:t>Simulation of Hybrid System</w:t>
      </w:r>
    </w:p>
    <w:p w:rsidR="004729B5" w:rsidRPr="000C7812" w:rsidRDefault="004729B5" w:rsidP="004729B5">
      <w:pPr>
        <w:numPr>
          <w:ilvl w:val="0"/>
          <w:numId w:val="7"/>
        </w:numPr>
        <w:spacing w:line="360" w:lineRule="auto"/>
        <w:jc w:val="both"/>
        <w:rPr>
          <w:b/>
          <w:sz w:val="32"/>
        </w:rPr>
      </w:pPr>
      <w:r w:rsidRPr="000C7812">
        <w:rPr>
          <w:b/>
          <w:sz w:val="32"/>
        </w:rPr>
        <w:t>Simulation of Hybrid System</w:t>
      </w:r>
    </w:p>
    <w:p w:rsidR="004729B5" w:rsidRPr="006D6635" w:rsidRDefault="004729B5" w:rsidP="004729B5">
      <w:pPr>
        <w:spacing w:line="360" w:lineRule="auto"/>
        <w:ind w:left="720"/>
        <w:jc w:val="both"/>
        <w:rPr>
          <w:sz w:val="22"/>
        </w:rPr>
      </w:pPr>
      <w:r w:rsidRPr="006D6635">
        <w:rPr>
          <w:sz w:val="22"/>
        </w:rPr>
        <w:t>To check the optimal conditions on which our hybrid system would work, simulations were made on software. These simulation were there to prove that our hybrid system was efficient and low cost then the rest of commercially available hybrid systems.</w:t>
      </w:r>
    </w:p>
    <w:p w:rsidR="004729B5" w:rsidRPr="000C7812" w:rsidRDefault="004729B5" w:rsidP="004729B5">
      <w:pPr>
        <w:numPr>
          <w:ilvl w:val="0"/>
          <w:numId w:val="7"/>
        </w:numPr>
        <w:spacing w:line="360" w:lineRule="auto"/>
        <w:jc w:val="both"/>
        <w:rPr>
          <w:b/>
          <w:sz w:val="32"/>
        </w:rPr>
      </w:pPr>
      <w:r w:rsidRPr="000C7812">
        <w:rPr>
          <w:b/>
          <w:sz w:val="32"/>
        </w:rPr>
        <w:t>Integration of Single Phase Hybrid System</w:t>
      </w:r>
    </w:p>
    <w:p w:rsidR="004729B5" w:rsidRPr="006D6635" w:rsidRDefault="004729B5" w:rsidP="004729B5">
      <w:pPr>
        <w:spacing w:line="360" w:lineRule="auto"/>
        <w:ind w:left="720"/>
        <w:jc w:val="both"/>
        <w:rPr>
          <w:sz w:val="22"/>
        </w:rPr>
      </w:pPr>
      <w:r w:rsidRPr="006D6635">
        <w:rPr>
          <w:sz w:val="22"/>
        </w:rPr>
        <w:t xml:space="preserve">This group had to make a customized hybrid system. This hybrid system would be able to send its power values of charge controller, inverter, </w:t>
      </w:r>
      <w:r w:rsidR="001A085E" w:rsidRPr="006D6635">
        <w:rPr>
          <w:sz w:val="22"/>
        </w:rPr>
        <w:t>and AC</w:t>
      </w:r>
      <w:r w:rsidRPr="006D6635">
        <w:rPr>
          <w:sz w:val="22"/>
        </w:rPr>
        <w:t xml:space="preserve"> charger to the intelligent unit of hybrid system. So this group had to make power meters which could easily measure AC and DC values. Furthermore this group had to make different switches that would enable them to control the input/output of charge controller, inverter and AC charger.</w:t>
      </w:r>
    </w:p>
    <w:p w:rsidR="004729B5" w:rsidRDefault="004729B5" w:rsidP="004729B5">
      <w:pPr>
        <w:numPr>
          <w:ilvl w:val="0"/>
          <w:numId w:val="7"/>
        </w:numPr>
        <w:spacing w:line="360" w:lineRule="auto"/>
        <w:jc w:val="both"/>
        <w:rPr>
          <w:b/>
          <w:sz w:val="32"/>
        </w:rPr>
      </w:pPr>
      <w:r w:rsidRPr="000C7812">
        <w:rPr>
          <w:b/>
          <w:sz w:val="32"/>
        </w:rPr>
        <w:t>Intelligent Unit of Hybrid System</w:t>
      </w:r>
    </w:p>
    <w:p w:rsidR="00756E11" w:rsidRDefault="004729B5" w:rsidP="004729B5">
      <w:pPr>
        <w:spacing w:line="360" w:lineRule="auto"/>
        <w:ind w:left="720"/>
        <w:jc w:val="both"/>
        <w:rPr>
          <w:sz w:val="22"/>
        </w:rPr>
      </w:pPr>
      <w:r w:rsidRPr="006D6635">
        <w:rPr>
          <w:sz w:val="22"/>
        </w:rPr>
        <w:t xml:space="preserve">To enable the hybrid system to take decisions based on the available sources, an intelligent unit was needed to be installed. This intelligent unit would control all of the decisions of the hybrid system. Furthermore it will also enable the user to see the power values of different devices and will be able to communicate with the user by using a keypad and LCD. </w:t>
      </w:r>
    </w:p>
    <w:p w:rsidR="004729B5" w:rsidRPr="00DF3D5F" w:rsidRDefault="00756E11" w:rsidP="00DF3D5F">
      <w:pPr>
        <w:spacing w:after="200" w:line="276" w:lineRule="auto"/>
        <w:rPr>
          <w:sz w:val="22"/>
        </w:rPr>
      </w:pPr>
      <w:r w:rsidRPr="00DF3D5F">
        <w:rPr>
          <w:sz w:val="22"/>
        </w:rPr>
        <w:br w:type="page"/>
      </w:r>
      <w:r w:rsidR="00091105" w:rsidRPr="00DF3D5F">
        <w:rPr>
          <w:b/>
          <w:sz w:val="32"/>
        </w:rPr>
        <w:lastRenderedPageBreak/>
        <w:t>2.1.4</w:t>
      </w:r>
      <w:r w:rsidR="00091105">
        <w:rPr>
          <w:b/>
          <w:sz w:val="32"/>
        </w:rPr>
        <w:t xml:space="preserve"> </w:t>
      </w:r>
      <w:r w:rsidR="00091105" w:rsidRPr="00091105">
        <w:rPr>
          <w:b/>
          <w:sz w:val="32"/>
        </w:rPr>
        <w:t>Construction</w:t>
      </w:r>
      <w:r w:rsidR="004729B5" w:rsidRPr="00DF3D5F">
        <w:rPr>
          <w:b/>
          <w:sz w:val="32"/>
        </w:rPr>
        <w:t xml:space="preserve"> and Implementation </w:t>
      </w:r>
      <w:r w:rsidR="00091105" w:rsidRPr="00DF3D5F">
        <w:rPr>
          <w:b/>
          <w:sz w:val="32"/>
        </w:rPr>
        <w:t>of</w:t>
      </w:r>
      <w:r w:rsidR="004729B5" w:rsidRPr="00DF3D5F">
        <w:rPr>
          <w:b/>
          <w:sz w:val="32"/>
        </w:rPr>
        <w:t xml:space="preserve"> Load Unit</w:t>
      </w:r>
    </w:p>
    <w:p w:rsidR="004729B5" w:rsidRPr="006D6635" w:rsidRDefault="00AA265D" w:rsidP="004729B5">
      <w:pPr>
        <w:spacing w:line="360" w:lineRule="auto"/>
        <w:ind w:left="720"/>
        <w:jc w:val="both"/>
        <w:rPr>
          <w:sz w:val="22"/>
        </w:rPr>
      </w:pPr>
      <w:r>
        <w:rPr>
          <w:b/>
          <w:noProof/>
          <w:sz w:val="32"/>
        </w:rPr>
        <w:pict>
          <v:shape id="Text Box 41" o:spid="_x0000_s1046" type="#_x0000_t202" style="position:absolute;left:0;text-align:left;margin-left:-8.05pt;margin-top:-75.55pt;width:424.45pt;height:25.9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hNug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" filled="f" stroked="f">
            <v:textbox>
              <w:txbxContent>
                <w:p w:rsidR="0037106A" w:rsidRDefault="0037106A" w:rsidP="00DF3D5F">
                  <w:pPr>
                    <w:pBdr>
                      <w:bottom w:val="single" w:sz="4" w:space="1" w:color="auto"/>
                    </w:pBdr>
                    <w:jc w:val="center"/>
                  </w:pPr>
                  <w:r>
                    <w:t>Chapter 2 Solution, Implementation, Design</w:t>
                  </w:r>
                </w:p>
              </w:txbxContent>
            </v:textbox>
          </v:shape>
        </w:pict>
      </w:r>
      <w:r w:rsidR="004729B5" w:rsidRPr="006D6635">
        <w:rPr>
          <w:sz w:val="22"/>
        </w:rPr>
        <w:t xml:space="preserve">In this project a variable load unit was to be made that could communicate with our Hybrid System. In this project the intelligent unit was to communicate with the dynamic load unit, and if we would achieve surplus energy than hybrid system would supply power to the dynamic load unit.    </w:t>
      </w:r>
    </w:p>
    <w:p w:rsidR="00305BC0" w:rsidRDefault="00305BC0" w:rsidP="00305BC0">
      <w:pPr>
        <w:pStyle w:val="Heading1"/>
        <w:numPr>
          <w:ilvl w:val="0"/>
          <w:numId w:val="0"/>
        </w:numPr>
        <w:spacing w:line="360" w:lineRule="auto"/>
        <w:rPr>
          <w:rFonts w:ascii="Times New Roman" w:hAnsi="Times New Roman"/>
          <w:sz w:val="40"/>
        </w:rPr>
      </w:pPr>
      <w:r>
        <w:rPr>
          <w:rFonts w:ascii="Times New Roman" w:hAnsi="Times New Roman"/>
          <w:sz w:val="40"/>
        </w:rPr>
        <w:t>Intelligent Unit of Hybrid System</w:t>
      </w:r>
    </w:p>
    <w:p w:rsidR="00305BC0" w:rsidRDefault="00305BC0" w:rsidP="00956206">
      <w:pPr>
        <w:pStyle w:val="Heading1"/>
        <w:numPr>
          <w:ilvl w:val="0"/>
          <w:numId w:val="5"/>
        </w:numPr>
        <w:spacing w:line="360" w:lineRule="auto"/>
        <w:ind w:left="0" w:firstLine="0"/>
        <w:rPr>
          <w:rFonts w:ascii="Times New Roman" w:hAnsi="Times New Roman"/>
        </w:rPr>
      </w:pPr>
      <w:r w:rsidRPr="00AC3936">
        <w:rPr>
          <w:rFonts w:ascii="Times New Roman" w:hAnsi="Times New Roman"/>
        </w:rPr>
        <w:t>Research</w:t>
      </w:r>
    </w:p>
    <w:p w:rsidR="00305BC0" w:rsidRDefault="00305BC0" w:rsidP="00305BC0">
      <w:pPr>
        <w:spacing w:line="360" w:lineRule="auto"/>
        <w:jc w:val="both"/>
        <w:rPr>
          <w:sz w:val="22"/>
        </w:rPr>
      </w:pPr>
      <w:r>
        <w:rPr>
          <w:sz w:val="22"/>
        </w:rPr>
        <w:t>Doing research about the hybrid system marked the start of our project. First of all we had to know the basics of a hybrid system. Then after that we had to survey different commercially available hybrid systems. For links refer to appendix.</w:t>
      </w:r>
    </w:p>
    <w:p w:rsidR="00305BC0" w:rsidRDefault="00305BC0" w:rsidP="00305BC0">
      <w:pPr>
        <w:numPr>
          <w:ilvl w:val="0"/>
          <w:numId w:val="8"/>
        </w:numPr>
        <w:spacing w:line="360" w:lineRule="auto"/>
        <w:jc w:val="both"/>
        <w:rPr>
          <w:sz w:val="22"/>
        </w:rPr>
      </w:pPr>
      <w:r>
        <w:rPr>
          <w:sz w:val="22"/>
        </w:rPr>
        <w:t xml:space="preserve"> After the survey we found out that most of the hybrid systems were only acting as modified UPS systems. These hybrid systems were charging batteries in day in case of solar powered hybrid systems and then giving the stored power when the grid was down or when solar energy was not available. </w:t>
      </w:r>
    </w:p>
    <w:p w:rsidR="00305BC0" w:rsidRDefault="00305BC0" w:rsidP="00305BC0">
      <w:pPr>
        <w:spacing w:line="360" w:lineRule="auto"/>
        <w:ind w:left="720"/>
        <w:jc w:val="both"/>
        <w:rPr>
          <w:sz w:val="22"/>
        </w:rPr>
      </w:pPr>
    </w:p>
    <w:p w:rsidR="00305BC0" w:rsidRDefault="00305BC0" w:rsidP="00305BC0">
      <w:pPr>
        <w:numPr>
          <w:ilvl w:val="0"/>
          <w:numId w:val="8"/>
        </w:numPr>
        <w:spacing w:line="360" w:lineRule="auto"/>
        <w:jc w:val="both"/>
        <w:rPr>
          <w:sz w:val="22"/>
        </w:rPr>
      </w:pPr>
      <w:r>
        <w:rPr>
          <w:sz w:val="22"/>
        </w:rPr>
        <w:t>None of the systems were considering the amount of charge cycles that were being wasted and also they were not considering the price impact of using the solar systems.</w:t>
      </w:r>
    </w:p>
    <w:p w:rsidR="00305BC0" w:rsidRDefault="00305BC0" w:rsidP="00305BC0">
      <w:pPr>
        <w:spacing w:line="360" w:lineRule="auto"/>
        <w:ind w:left="720"/>
        <w:jc w:val="both"/>
        <w:rPr>
          <w:sz w:val="22"/>
        </w:rPr>
      </w:pPr>
    </w:p>
    <w:p w:rsidR="00305BC0" w:rsidRDefault="00305BC0" w:rsidP="00305BC0">
      <w:pPr>
        <w:numPr>
          <w:ilvl w:val="0"/>
          <w:numId w:val="8"/>
        </w:numPr>
        <w:spacing w:line="360" w:lineRule="auto"/>
        <w:jc w:val="both"/>
        <w:rPr>
          <w:sz w:val="22"/>
        </w:rPr>
      </w:pPr>
      <w:r>
        <w:rPr>
          <w:sz w:val="22"/>
        </w:rPr>
        <w:t>These systems were also using the solar energy when battery was charging or when the load could be supplied by our solar energy. The rest of the time solar energy was being wasted.</w:t>
      </w:r>
    </w:p>
    <w:p w:rsidR="00305BC0" w:rsidRDefault="00305BC0" w:rsidP="00305BC0">
      <w:pPr>
        <w:pStyle w:val="ListParagraph"/>
        <w:spacing w:line="360" w:lineRule="auto"/>
        <w:jc w:val="both"/>
        <w:rPr>
          <w:sz w:val="22"/>
        </w:rPr>
      </w:pPr>
    </w:p>
    <w:p w:rsidR="00305BC0" w:rsidRDefault="00305BC0" w:rsidP="00305BC0">
      <w:pPr>
        <w:spacing w:line="360" w:lineRule="auto"/>
        <w:jc w:val="both"/>
        <w:rPr>
          <w:sz w:val="22"/>
        </w:rPr>
      </w:pPr>
      <w:r>
        <w:rPr>
          <w:sz w:val="22"/>
        </w:rPr>
        <w:t>These results lead us to following improvements that must be made in a hybrid system</w:t>
      </w:r>
    </w:p>
    <w:p w:rsidR="00305BC0" w:rsidRDefault="00305BC0" w:rsidP="00305BC0">
      <w:pPr>
        <w:numPr>
          <w:ilvl w:val="0"/>
          <w:numId w:val="9"/>
        </w:numPr>
        <w:spacing w:line="360" w:lineRule="auto"/>
        <w:jc w:val="both"/>
        <w:rPr>
          <w:sz w:val="22"/>
        </w:rPr>
      </w:pPr>
      <w:r>
        <w:rPr>
          <w:sz w:val="22"/>
        </w:rPr>
        <w:t>A hybrid system should consider the charge cycle of the battery. This will enable us to maximize the life of the battery.</w:t>
      </w:r>
    </w:p>
    <w:p w:rsidR="00305BC0" w:rsidRDefault="00305BC0" w:rsidP="00305BC0">
      <w:pPr>
        <w:numPr>
          <w:ilvl w:val="0"/>
          <w:numId w:val="9"/>
        </w:numPr>
        <w:spacing w:line="360" w:lineRule="auto"/>
        <w:jc w:val="both"/>
        <w:rPr>
          <w:sz w:val="22"/>
        </w:rPr>
      </w:pPr>
      <w:r>
        <w:rPr>
          <w:sz w:val="22"/>
        </w:rPr>
        <w:t>A hybrid system should have a plan of action which it should follow in real life to minimize the cost per unit hour. Instead of blindly stuck on two or three condition.</w:t>
      </w:r>
    </w:p>
    <w:p w:rsidR="00305BC0" w:rsidRDefault="00305BC0" w:rsidP="00305BC0">
      <w:pPr>
        <w:numPr>
          <w:ilvl w:val="0"/>
          <w:numId w:val="9"/>
        </w:numPr>
        <w:spacing w:line="360" w:lineRule="auto"/>
        <w:jc w:val="both"/>
        <w:rPr>
          <w:sz w:val="22"/>
        </w:rPr>
      </w:pPr>
      <w:r>
        <w:rPr>
          <w:sz w:val="22"/>
        </w:rPr>
        <w:t>A hybrid system should adapt itself as the requirement around it changes.</w:t>
      </w:r>
    </w:p>
    <w:p w:rsidR="003147D3" w:rsidRDefault="00305BC0" w:rsidP="00305BC0">
      <w:pPr>
        <w:numPr>
          <w:ilvl w:val="0"/>
          <w:numId w:val="9"/>
        </w:numPr>
        <w:spacing w:line="360" w:lineRule="auto"/>
        <w:jc w:val="both"/>
        <w:rPr>
          <w:sz w:val="22"/>
        </w:rPr>
      </w:pPr>
      <w:r w:rsidRPr="003147D3">
        <w:rPr>
          <w:sz w:val="22"/>
        </w:rPr>
        <w:t>A hybrid system should have minimal human interaction.</w:t>
      </w:r>
    </w:p>
    <w:p w:rsidR="00305BC0" w:rsidRPr="003147D3" w:rsidRDefault="00AA265D" w:rsidP="00305BC0">
      <w:pPr>
        <w:numPr>
          <w:ilvl w:val="0"/>
          <w:numId w:val="9"/>
        </w:numPr>
        <w:spacing w:line="360" w:lineRule="auto"/>
        <w:jc w:val="both"/>
        <w:rPr>
          <w:sz w:val="22"/>
        </w:rPr>
      </w:pPr>
      <w:r>
        <w:rPr>
          <w:noProof/>
          <w:sz w:val="22"/>
        </w:rPr>
        <w:lastRenderedPageBreak/>
        <w:pict>
          <v:shape id="Text Box 42" o:spid="_x0000_s1047" type="#_x0000_t202" style="position:absolute;left:0;text-align:left;margin-left:-7.45pt;margin-top:-45.55pt;width:428.15pt;height:25.9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Fe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" filled="f" stroked="f">
            <v:textbox>
              <w:txbxContent>
                <w:p w:rsidR="0037106A" w:rsidRDefault="0037106A" w:rsidP="00DF3D5F">
                  <w:pPr>
                    <w:pBdr>
                      <w:bottom w:val="single" w:sz="4" w:space="1" w:color="auto"/>
                    </w:pBdr>
                    <w:jc w:val="center"/>
                  </w:pPr>
                  <w:r>
                    <w:t xml:space="preserve">Intelligent Unit of Hybrid System </w:t>
                  </w:r>
                </w:p>
              </w:txbxContent>
            </v:textbox>
          </v:shape>
        </w:pict>
      </w:r>
      <w:r w:rsidR="00305BC0" w:rsidRPr="003147D3">
        <w:rPr>
          <w:sz w:val="22"/>
        </w:rPr>
        <w:t xml:space="preserve">It should be able to show the different powers of incoming sources, batteries and load. So that the user can compare these values to see which is more efficient with respect to time. </w:t>
      </w:r>
    </w:p>
    <w:p w:rsidR="00305BC0" w:rsidRDefault="00305BC0" w:rsidP="00956206">
      <w:pPr>
        <w:pStyle w:val="Heading1"/>
        <w:numPr>
          <w:ilvl w:val="0"/>
          <w:numId w:val="5"/>
        </w:numPr>
        <w:spacing w:line="360" w:lineRule="auto"/>
        <w:ind w:left="90" w:hanging="90"/>
        <w:jc w:val="both"/>
        <w:rPr>
          <w:rFonts w:ascii="Times New Roman" w:hAnsi="Times New Roman"/>
        </w:rPr>
      </w:pPr>
      <w:r>
        <w:rPr>
          <w:rFonts w:ascii="Times New Roman" w:hAnsi="Times New Roman"/>
        </w:rPr>
        <w:t>Our Hybrid System</w:t>
      </w:r>
    </w:p>
    <w:p w:rsidR="00305BC0" w:rsidRPr="006D6635" w:rsidRDefault="00AA265D" w:rsidP="00305BC0">
      <w:pPr>
        <w:spacing w:line="360" w:lineRule="auto"/>
        <w:jc w:val="both"/>
        <w:rPr>
          <w:sz w:val="22"/>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0;text-align:left;margin-left:-78pt;margin-top:144.05pt;width:591.6pt;height:295.5pt;z-index:251757568">
            <v:imagedata r:id="rId11" o:title=""/>
          </v:shape>
          <o:OLEObject Type="Embed" ProgID="Visio.Drawing.15" ShapeID="_x0000_s1084" DrawAspect="Content" ObjectID="_1497678391" r:id="rId12"/>
        </w:object>
      </w:r>
      <w:r w:rsidR="00305BC0" w:rsidRPr="006D6635">
        <w:rPr>
          <w:sz w:val="22"/>
        </w:rPr>
        <w:t>After extensive research we finalized our block diagram which would enable us to complete all our goals. Figure 2.1 shows the block diagram of our project. In this block diagram we had 2 types of wires that were connected to our intelligent unit. First are the inputs of intelligent unit that constitute of output of power meters these power meter were sending analogue values from 0-3.3V which were then read by our microcontroller. Inputs also included values coming from the keypad to our controller. Second are the outputs, which constitute of switches used for switching our hybrid system’s various parts, furthermore the output from microcontroller is used to display text on LCD.</w:t>
      </w: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5D5463" w:rsidRDefault="005D5463" w:rsidP="00305BC0">
      <w:pPr>
        <w:spacing w:line="360" w:lineRule="auto"/>
        <w:jc w:val="both"/>
      </w:pPr>
    </w:p>
    <w:p w:rsidR="004729B5" w:rsidRDefault="004729B5" w:rsidP="00305BC0">
      <w:pPr>
        <w:spacing w:line="360" w:lineRule="auto"/>
        <w:jc w:val="both"/>
      </w:pPr>
    </w:p>
    <w:p w:rsidR="005D5463" w:rsidRDefault="005D5463" w:rsidP="00956206">
      <w:pPr>
        <w:jc w:val="center"/>
      </w:pPr>
    </w:p>
    <w:p w:rsidR="005D5463" w:rsidRDefault="005D5463" w:rsidP="00956206">
      <w:pPr>
        <w:jc w:val="center"/>
      </w:pPr>
    </w:p>
    <w:p w:rsidR="00C3003D" w:rsidRDefault="00C3003D" w:rsidP="00956206">
      <w:pPr>
        <w:jc w:val="center"/>
      </w:pPr>
    </w:p>
    <w:p w:rsidR="00AC698C" w:rsidRDefault="00AC698C" w:rsidP="00956206">
      <w:pPr>
        <w:jc w:val="center"/>
      </w:pPr>
      <w:r>
        <w:t>Figure 2.1 Block Diagram</w:t>
      </w:r>
    </w:p>
    <w:p w:rsidR="00AC698C" w:rsidRDefault="00AC698C" w:rsidP="00AC698C">
      <w:pPr>
        <w:tabs>
          <w:tab w:val="left" w:pos="90"/>
        </w:tabs>
        <w:spacing w:line="360" w:lineRule="auto"/>
        <w:jc w:val="both"/>
      </w:pPr>
    </w:p>
    <w:p w:rsidR="00AC698C" w:rsidRDefault="00AC698C" w:rsidP="00AC698C">
      <w:pPr>
        <w:spacing w:line="360" w:lineRule="auto"/>
        <w:jc w:val="both"/>
        <w:rPr>
          <w:sz w:val="22"/>
        </w:rPr>
      </w:pPr>
      <w:r w:rsidRPr="00823174">
        <w:rPr>
          <w:sz w:val="22"/>
        </w:rPr>
        <w:t xml:space="preserve">In </w:t>
      </w:r>
      <w:r>
        <w:rPr>
          <w:sz w:val="22"/>
        </w:rPr>
        <w:t>the</w:t>
      </w:r>
      <w:r w:rsidRPr="00823174">
        <w:rPr>
          <w:sz w:val="22"/>
        </w:rPr>
        <w:t xml:space="preserve"> figure 2.2 we see that there are 6 variable resisters present at the upper region of diagram. These variable resister corresponds to the different sensors that give us the value of current and voltages from charge controller, load, grid and battery. Our microcontroller depending on the incoming power, switches on or switches off our charge controller battery, </w:t>
      </w:r>
      <w:r w:rsidRPr="00823174">
        <w:rPr>
          <w:sz w:val="22"/>
        </w:rPr>
        <w:lastRenderedPageBreak/>
        <w:t>grid and/or inverter shown in the d</w:t>
      </w:r>
      <w:r>
        <w:rPr>
          <w:sz w:val="22"/>
        </w:rPr>
        <w:t>iagram in the form of LEDs</w:t>
      </w:r>
      <w:r w:rsidRPr="00823174">
        <w:rPr>
          <w:sz w:val="22"/>
        </w:rPr>
        <w:t>.</w:t>
      </w:r>
      <w:r>
        <w:rPr>
          <w:sz w:val="22"/>
        </w:rPr>
        <w:t xml:space="preserve"> The incoming powers can be seen in the Liquid Crystal Display. And these values are stored in the form of an excel sheet by our SD card module with respect to the real time by our RTC.</w:t>
      </w:r>
    </w:p>
    <w:p w:rsidR="005817B0" w:rsidRDefault="005817B0" w:rsidP="00AC698C">
      <w:pPr>
        <w:spacing w:line="360" w:lineRule="auto"/>
        <w:jc w:val="both"/>
        <w:rPr>
          <w:sz w:val="22"/>
        </w:rPr>
      </w:pPr>
    </w:p>
    <w:p w:rsidR="00AC698C" w:rsidRDefault="00AA265D" w:rsidP="00AC698C">
      <w:pPr>
        <w:spacing w:line="360" w:lineRule="auto"/>
        <w:jc w:val="both"/>
        <w:rPr>
          <w:sz w:val="22"/>
        </w:rPr>
      </w:pPr>
      <w:r>
        <w:rPr>
          <w:noProof/>
          <w:sz w:val="22"/>
        </w:rPr>
        <w:pict>
          <v:shape id="Text Box 59" o:spid="_x0000_s1048" type="#_x0000_t202" style="position:absolute;left:0;text-align:left;margin-left:.2pt;margin-top:-100.55pt;width:424.45pt;height:25.9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" filled="f" stroked="f">
            <v:textbox>
              <w:txbxContent>
                <w:p w:rsidR="0037106A" w:rsidRDefault="0037106A" w:rsidP="00DF3D5F">
                  <w:pPr>
                    <w:pBdr>
                      <w:bottom w:val="single" w:sz="4" w:space="1" w:color="auto"/>
                    </w:pBdr>
                    <w:jc w:val="center"/>
                  </w:pPr>
                  <w:r>
                    <w:t>Chapter 2 Solution, Implementation, Design</w:t>
                  </w:r>
                </w:p>
              </w:txbxContent>
            </v:textbox>
          </v:shape>
        </w:pict>
      </w:r>
    </w:p>
    <w:p w:rsidR="006B0DC3" w:rsidRDefault="006B0DC3" w:rsidP="006B0DC3">
      <w:pPr>
        <w:jc w:val="right"/>
      </w:pPr>
    </w:p>
    <w:p w:rsidR="006B0DC3" w:rsidRDefault="00753E7E" w:rsidP="00753E7E">
      <w:pPr>
        <w:jc w:val="center"/>
      </w:pPr>
      <w:bookmarkStart w:id="0" w:name="_GoBack"/>
      <w:r>
        <w:rPr>
          <w:noProof/>
        </w:rPr>
        <w:drawing>
          <wp:inline distT="0" distB="0" distL="0" distR="0">
            <wp:extent cx="5259705" cy="344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st.JPG"/>
                    <pic:cNvPicPr/>
                  </pic:nvPicPr>
                  <pic:blipFill rotWithShape="1">
                    <a:blip r:embed="rId13">
                      <a:extLst>
                        <a:ext uri="{28A0092B-C50C-407E-A947-70E740481C1C}">
                          <a14:useLocalDpi xmlns:a14="http://schemas.microsoft.com/office/drawing/2010/main" val="0"/>
                        </a:ext>
                      </a:extLst>
                    </a:blip>
                    <a:srcRect l="3972"/>
                    <a:stretch/>
                  </pic:blipFill>
                  <pic:spPr bwMode="auto">
                    <a:xfrm>
                      <a:off x="0" y="0"/>
                      <a:ext cx="5282484" cy="346290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B0DC3" w:rsidRDefault="006B0DC3" w:rsidP="006B0DC3">
      <w:pPr>
        <w:jc w:val="right"/>
      </w:pPr>
    </w:p>
    <w:p w:rsidR="006B0DC3" w:rsidRDefault="006B0DC3" w:rsidP="006B0DC3">
      <w:pPr>
        <w:jc w:val="right"/>
      </w:pPr>
    </w:p>
    <w:p w:rsidR="006B0DC3" w:rsidRDefault="006B0DC3" w:rsidP="006B0DC3">
      <w:pPr>
        <w:jc w:val="right"/>
      </w:pPr>
    </w:p>
    <w:p w:rsidR="006B0DC3" w:rsidRDefault="006B0DC3" w:rsidP="005817B0"/>
    <w:p w:rsidR="006B0DC3" w:rsidRDefault="006B0DC3" w:rsidP="00DF3D5F">
      <w:pPr>
        <w:jc w:val="center"/>
      </w:pPr>
      <w:r>
        <w:t xml:space="preserve">Figure 2.2 Intelligent Unit of Hybrid System </w:t>
      </w:r>
    </w:p>
    <w:p w:rsidR="006B0DC3" w:rsidRDefault="006B0DC3" w:rsidP="006B0DC3"/>
    <w:p w:rsidR="006B0DC3" w:rsidRDefault="006B0DC3" w:rsidP="006B0DC3"/>
    <w:p w:rsidR="006B0DC3" w:rsidRDefault="006B0DC3" w:rsidP="006B0DC3"/>
    <w:p w:rsidR="006B0DC3" w:rsidRDefault="00AA265D" w:rsidP="00956206">
      <w:pPr>
        <w:pStyle w:val="Heading1"/>
        <w:numPr>
          <w:ilvl w:val="0"/>
          <w:numId w:val="5"/>
        </w:numPr>
        <w:spacing w:line="360" w:lineRule="auto"/>
        <w:ind w:left="90" w:firstLine="0"/>
        <w:rPr>
          <w:rFonts w:ascii="Times New Roman" w:hAnsi="Times New Roman"/>
        </w:rPr>
      </w:pPr>
      <w:r>
        <w:rPr>
          <w:noProof/>
          <w:sz w:val="22"/>
        </w:rPr>
        <w:pict>
          <v:shape id="Text Box 60" o:spid="_x0000_s1049" type="#_x0000_t202" style="position:absolute;left:0;text-align:left;margin-left:-5.45pt;margin-top:-44.8pt;width:428.15pt;height:25.9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LmvA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" filled="f" stroked="f">
            <v:textbox>
              <w:txbxContent>
                <w:p w:rsidR="0037106A" w:rsidRDefault="0037106A" w:rsidP="00DF3D5F">
                  <w:pPr>
                    <w:pBdr>
                      <w:bottom w:val="single" w:sz="4" w:space="1" w:color="auto"/>
                    </w:pBdr>
                    <w:jc w:val="center"/>
                  </w:pPr>
                  <w:r>
                    <w:t xml:space="preserve">Intelligent Unit of Hybrid System </w:t>
                  </w:r>
                </w:p>
              </w:txbxContent>
            </v:textbox>
          </v:shape>
        </w:pict>
      </w:r>
      <w:r w:rsidR="005D5463">
        <w:rPr>
          <w:rFonts w:ascii="Times New Roman" w:hAnsi="Times New Roman"/>
        </w:rPr>
        <w:t>S</w:t>
      </w:r>
      <w:r w:rsidR="006B0DC3">
        <w:rPr>
          <w:rFonts w:ascii="Times New Roman" w:hAnsi="Times New Roman"/>
        </w:rPr>
        <w:t>election of Microcontroller</w:t>
      </w:r>
    </w:p>
    <w:p w:rsidR="006B0DC3" w:rsidRDefault="006B0DC3" w:rsidP="00CF23B2">
      <w:pPr>
        <w:spacing w:line="360" w:lineRule="auto"/>
        <w:rPr>
          <w:sz w:val="22"/>
        </w:rPr>
      </w:pPr>
      <w:r>
        <w:rPr>
          <w:sz w:val="22"/>
        </w:rPr>
        <w:t>For our intelligent unit we needed to consider the inputs, outputs and the minimum speed that can easily sustain our computations without giving a delay that would affect our decision time. So the list of inputs and outputs we required from the microcontroller were:</w:t>
      </w:r>
    </w:p>
    <w:p w:rsidR="006B0DC3" w:rsidRDefault="006B0DC3" w:rsidP="00CF23B2">
      <w:pPr>
        <w:numPr>
          <w:ilvl w:val="0"/>
          <w:numId w:val="10"/>
        </w:numPr>
        <w:spacing w:line="360" w:lineRule="auto"/>
        <w:rPr>
          <w:sz w:val="22"/>
        </w:rPr>
      </w:pPr>
      <w:r>
        <w:rPr>
          <w:sz w:val="22"/>
        </w:rPr>
        <w:t xml:space="preserve">For inputs we required analogue pins which could vary their voltages. And as we required 7 of these corresponding to the different voltages and currents incoming from the power meters and required </w:t>
      </w:r>
    </w:p>
    <w:p w:rsidR="006B0DC3" w:rsidRDefault="006B0DC3" w:rsidP="00CF23B2">
      <w:pPr>
        <w:numPr>
          <w:ilvl w:val="0"/>
          <w:numId w:val="10"/>
        </w:numPr>
        <w:spacing w:line="360" w:lineRule="auto"/>
        <w:rPr>
          <w:sz w:val="22"/>
        </w:rPr>
      </w:pPr>
      <w:r>
        <w:rPr>
          <w:sz w:val="22"/>
        </w:rPr>
        <w:lastRenderedPageBreak/>
        <w:t>11 digital pins for showing text on Liquid Crystal Display</w:t>
      </w:r>
    </w:p>
    <w:p w:rsidR="006B0DC3" w:rsidRDefault="006B0DC3" w:rsidP="00CF23B2">
      <w:pPr>
        <w:numPr>
          <w:ilvl w:val="0"/>
          <w:numId w:val="10"/>
        </w:numPr>
        <w:spacing w:line="360" w:lineRule="auto"/>
        <w:rPr>
          <w:sz w:val="22"/>
        </w:rPr>
      </w:pPr>
      <w:r>
        <w:rPr>
          <w:sz w:val="22"/>
        </w:rPr>
        <w:t>7 digital pins for keypad</w:t>
      </w:r>
    </w:p>
    <w:p w:rsidR="006B0DC3" w:rsidRDefault="006B0DC3" w:rsidP="00CF23B2">
      <w:pPr>
        <w:numPr>
          <w:ilvl w:val="0"/>
          <w:numId w:val="10"/>
        </w:numPr>
        <w:spacing w:line="360" w:lineRule="auto"/>
        <w:rPr>
          <w:sz w:val="22"/>
        </w:rPr>
      </w:pPr>
      <w:r>
        <w:rPr>
          <w:sz w:val="22"/>
        </w:rPr>
        <w:t>2 I2C, 1 for data logging, other for communication with load unit microcontroller</w:t>
      </w:r>
    </w:p>
    <w:p w:rsidR="006B0DC3" w:rsidRPr="00966959" w:rsidRDefault="006B0DC3" w:rsidP="00CF23B2">
      <w:pPr>
        <w:numPr>
          <w:ilvl w:val="0"/>
          <w:numId w:val="10"/>
        </w:numPr>
        <w:spacing w:line="360" w:lineRule="auto"/>
        <w:rPr>
          <w:sz w:val="22"/>
        </w:rPr>
      </w:pPr>
      <w:r>
        <w:rPr>
          <w:sz w:val="22"/>
        </w:rPr>
        <w:t>1 SPI for load unit microcontroller communication</w:t>
      </w:r>
    </w:p>
    <w:p w:rsidR="006B0DC3" w:rsidRPr="00CF23B2" w:rsidRDefault="006B0DC3" w:rsidP="006B0DC3">
      <w:pPr>
        <w:spacing w:line="360" w:lineRule="auto"/>
        <w:rPr>
          <w:sz w:val="18"/>
        </w:rPr>
      </w:pPr>
    </w:p>
    <w:p w:rsidR="00CF23B2" w:rsidRDefault="00CF23B2" w:rsidP="00CF23B2">
      <w:pPr>
        <w:rPr>
          <w:sz w:val="22"/>
        </w:rPr>
      </w:pPr>
      <w:r>
        <w:rPr>
          <w:sz w:val="22"/>
        </w:rPr>
        <w:t>Depending on these conditions we finalized Arduino DUE as our microcontroller board. Its main features are:</w:t>
      </w:r>
    </w:p>
    <w:p w:rsidR="00CF23B2" w:rsidRPr="00CF23B2" w:rsidRDefault="00CF23B2" w:rsidP="00CF23B2">
      <w:pPr>
        <w:rPr>
          <w:sz w:val="12"/>
        </w:rPr>
      </w:pPr>
    </w:p>
    <w:p w:rsidR="00CF23B2" w:rsidRPr="00471594" w:rsidRDefault="00CF23B2" w:rsidP="00CF23B2">
      <w:pPr>
        <w:numPr>
          <w:ilvl w:val="0"/>
          <w:numId w:val="11"/>
        </w:numPr>
        <w:shd w:val="clear" w:color="auto" w:fill="FFFFFF"/>
        <w:spacing w:before="150"/>
        <w:rPr>
          <w:color w:val="4F4E4E"/>
          <w:sz w:val="22"/>
          <w:szCs w:val="22"/>
        </w:rPr>
      </w:pPr>
      <w:r w:rsidRPr="00471594">
        <w:rPr>
          <w:sz w:val="22"/>
          <w:szCs w:val="22"/>
        </w:rPr>
        <w:t xml:space="preserve">DUE has a 32bit ARM core that can outperform a typical 8-bit microcontroller. </w:t>
      </w:r>
    </w:p>
    <w:p w:rsidR="00CF23B2" w:rsidRPr="006E3487" w:rsidRDefault="00CF23B2" w:rsidP="00CF23B2">
      <w:pPr>
        <w:numPr>
          <w:ilvl w:val="0"/>
          <w:numId w:val="11"/>
        </w:numPr>
        <w:shd w:val="clear" w:color="auto" w:fill="FFFFFF"/>
        <w:spacing w:before="150"/>
        <w:rPr>
          <w:sz w:val="22"/>
          <w:szCs w:val="22"/>
        </w:rPr>
      </w:pPr>
      <w:r w:rsidRPr="006E3487">
        <w:rPr>
          <w:sz w:val="22"/>
          <w:szCs w:val="22"/>
        </w:rPr>
        <w:t>A 32-bit core that allows operations on 4 bytes wide data within a single CPU clock.</w:t>
      </w:r>
    </w:p>
    <w:p w:rsidR="00CF23B2" w:rsidRPr="006E3487" w:rsidRDefault="00CF23B2" w:rsidP="00CF23B2">
      <w:pPr>
        <w:numPr>
          <w:ilvl w:val="0"/>
          <w:numId w:val="11"/>
        </w:numPr>
        <w:shd w:val="clear" w:color="auto" w:fill="FFFFFF"/>
        <w:spacing w:before="150"/>
        <w:rPr>
          <w:sz w:val="22"/>
          <w:szCs w:val="22"/>
        </w:rPr>
      </w:pPr>
      <w:r w:rsidRPr="006E3487">
        <w:rPr>
          <w:sz w:val="22"/>
          <w:szCs w:val="22"/>
        </w:rPr>
        <w:t>The microcontroller used in DUE is AT91SAM3X8E</w:t>
      </w:r>
    </w:p>
    <w:p w:rsidR="00CF23B2" w:rsidRPr="006E3487" w:rsidRDefault="00CF23B2" w:rsidP="00CF23B2">
      <w:pPr>
        <w:numPr>
          <w:ilvl w:val="0"/>
          <w:numId w:val="11"/>
        </w:numPr>
        <w:shd w:val="clear" w:color="auto" w:fill="FFFFFF"/>
        <w:spacing w:before="150"/>
        <w:rPr>
          <w:sz w:val="22"/>
          <w:szCs w:val="22"/>
        </w:rPr>
      </w:pPr>
      <w:r w:rsidRPr="006E3487">
        <w:rPr>
          <w:sz w:val="22"/>
          <w:szCs w:val="22"/>
        </w:rPr>
        <w:t>Operating voltage 3.3 V</w:t>
      </w:r>
    </w:p>
    <w:p w:rsidR="00CF23B2" w:rsidRPr="006E3487" w:rsidRDefault="00CF23B2" w:rsidP="00CF23B2">
      <w:pPr>
        <w:numPr>
          <w:ilvl w:val="0"/>
          <w:numId w:val="11"/>
        </w:numPr>
        <w:shd w:val="clear" w:color="auto" w:fill="FFFFFF"/>
        <w:spacing w:before="150"/>
        <w:rPr>
          <w:sz w:val="22"/>
          <w:szCs w:val="22"/>
        </w:rPr>
      </w:pPr>
      <w:r w:rsidRPr="006E3487">
        <w:rPr>
          <w:sz w:val="22"/>
          <w:szCs w:val="22"/>
        </w:rPr>
        <w:t>Input Voltage 7-12V</w:t>
      </w:r>
    </w:p>
    <w:p w:rsidR="00CF23B2" w:rsidRPr="006E3487" w:rsidRDefault="00CF23B2" w:rsidP="00CF23B2">
      <w:pPr>
        <w:numPr>
          <w:ilvl w:val="0"/>
          <w:numId w:val="11"/>
        </w:numPr>
        <w:shd w:val="clear" w:color="auto" w:fill="FFFFFF"/>
        <w:spacing w:before="150"/>
        <w:rPr>
          <w:sz w:val="22"/>
          <w:szCs w:val="22"/>
        </w:rPr>
      </w:pPr>
      <w:r w:rsidRPr="006E3487">
        <w:rPr>
          <w:sz w:val="22"/>
          <w:szCs w:val="22"/>
        </w:rPr>
        <w:t>Digital I/O pins 54</w:t>
      </w:r>
    </w:p>
    <w:p w:rsidR="00CF23B2" w:rsidRPr="006E3487" w:rsidRDefault="00CF23B2" w:rsidP="00CF23B2">
      <w:pPr>
        <w:numPr>
          <w:ilvl w:val="0"/>
          <w:numId w:val="11"/>
        </w:numPr>
        <w:shd w:val="clear" w:color="auto" w:fill="FFFFFF"/>
        <w:spacing w:before="150"/>
        <w:rPr>
          <w:sz w:val="22"/>
          <w:szCs w:val="22"/>
        </w:rPr>
      </w:pPr>
      <w:r w:rsidRPr="006E3487">
        <w:rPr>
          <w:sz w:val="22"/>
          <w:szCs w:val="22"/>
        </w:rPr>
        <w:t>Analogue pins 12</w:t>
      </w:r>
    </w:p>
    <w:p w:rsidR="00CF23B2" w:rsidRPr="006E3487" w:rsidRDefault="00CF23B2" w:rsidP="00CF23B2">
      <w:pPr>
        <w:numPr>
          <w:ilvl w:val="0"/>
          <w:numId w:val="11"/>
        </w:numPr>
        <w:shd w:val="clear" w:color="auto" w:fill="FFFFFF"/>
        <w:spacing w:before="150"/>
        <w:rPr>
          <w:sz w:val="22"/>
          <w:szCs w:val="22"/>
        </w:rPr>
      </w:pPr>
      <w:r w:rsidRPr="006E3487">
        <w:rPr>
          <w:sz w:val="22"/>
          <w:szCs w:val="22"/>
        </w:rPr>
        <w:t>Current for 3.3 V pins output 800mA</w:t>
      </w:r>
    </w:p>
    <w:p w:rsidR="00CF23B2" w:rsidRPr="006E3487" w:rsidRDefault="00CF23B2" w:rsidP="00CF23B2">
      <w:pPr>
        <w:numPr>
          <w:ilvl w:val="0"/>
          <w:numId w:val="11"/>
        </w:numPr>
        <w:shd w:val="clear" w:color="auto" w:fill="FFFFFF"/>
        <w:spacing w:before="150"/>
        <w:rPr>
          <w:sz w:val="22"/>
          <w:szCs w:val="22"/>
        </w:rPr>
      </w:pPr>
      <w:r w:rsidRPr="006E3487">
        <w:rPr>
          <w:sz w:val="22"/>
          <w:szCs w:val="22"/>
        </w:rPr>
        <w:t>DC current for 5 V 800mA</w:t>
      </w:r>
    </w:p>
    <w:p w:rsidR="00CF23B2" w:rsidRPr="006E3487" w:rsidRDefault="00CF23B2" w:rsidP="00CF23B2">
      <w:pPr>
        <w:numPr>
          <w:ilvl w:val="0"/>
          <w:numId w:val="11"/>
        </w:numPr>
        <w:shd w:val="clear" w:color="auto" w:fill="FFFFFF"/>
        <w:spacing w:before="150"/>
        <w:rPr>
          <w:sz w:val="22"/>
          <w:szCs w:val="22"/>
        </w:rPr>
      </w:pPr>
      <w:r w:rsidRPr="006E3487">
        <w:rPr>
          <w:sz w:val="22"/>
          <w:szCs w:val="22"/>
        </w:rPr>
        <w:t>Flash memory 512KB</w:t>
      </w:r>
    </w:p>
    <w:p w:rsidR="00CF23B2" w:rsidRPr="006E3487" w:rsidRDefault="00CF23B2" w:rsidP="00CF23B2">
      <w:pPr>
        <w:numPr>
          <w:ilvl w:val="0"/>
          <w:numId w:val="11"/>
        </w:numPr>
        <w:shd w:val="clear" w:color="auto" w:fill="FFFFFF"/>
        <w:spacing w:before="150"/>
        <w:rPr>
          <w:sz w:val="22"/>
          <w:szCs w:val="22"/>
        </w:rPr>
      </w:pPr>
      <w:r w:rsidRPr="006E3487">
        <w:rPr>
          <w:sz w:val="22"/>
          <w:szCs w:val="22"/>
        </w:rPr>
        <w:t>flash Memory 96KB</w:t>
      </w:r>
    </w:p>
    <w:p w:rsidR="00933CF9" w:rsidRDefault="00CF23B2" w:rsidP="00CF23B2">
      <w:pPr>
        <w:numPr>
          <w:ilvl w:val="0"/>
          <w:numId w:val="11"/>
        </w:numPr>
        <w:shd w:val="clear" w:color="auto" w:fill="FFFFFF"/>
        <w:spacing w:before="150"/>
        <w:rPr>
          <w:sz w:val="22"/>
          <w:szCs w:val="22"/>
        </w:rPr>
      </w:pPr>
      <w:r w:rsidRPr="006E3487">
        <w:rPr>
          <w:sz w:val="22"/>
          <w:szCs w:val="22"/>
        </w:rPr>
        <w:t>Clock Speed 84 MHz</w:t>
      </w:r>
    </w:p>
    <w:p w:rsidR="00933CF9" w:rsidRDefault="00933CF9">
      <w:pPr>
        <w:spacing w:after="200" w:line="276" w:lineRule="auto"/>
        <w:rPr>
          <w:sz w:val="22"/>
          <w:szCs w:val="22"/>
        </w:rPr>
      </w:pPr>
      <w:r>
        <w:rPr>
          <w:sz w:val="22"/>
          <w:szCs w:val="22"/>
        </w:rPr>
        <w:br w:type="page"/>
      </w:r>
    </w:p>
    <w:p w:rsidR="00AC698C" w:rsidRDefault="00AA265D" w:rsidP="00933CF9">
      <w:pPr>
        <w:shd w:val="clear" w:color="auto" w:fill="FFFFFF"/>
        <w:spacing w:before="150"/>
        <w:rPr>
          <w:sz w:val="22"/>
          <w:szCs w:val="22"/>
        </w:rPr>
      </w:pPr>
      <w:r>
        <w:rPr>
          <w:noProof/>
        </w:rPr>
        <w:lastRenderedPageBreak/>
        <w:pict>
          <v:shape id="Text Box 61" o:spid="_x0000_s1050" type="#_x0000_t202" style="position:absolute;margin-left:-2.8pt;margin-top:-47.9pt;width:424.45pt;height:25.9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" filled="f" stroked="f">
            <v:textbox>
              <w:txbxContent>
                <w:p w:rsidR="0037106A" w:rsidRDefault="0037106A" w:rsidP="00DF3D5F">
                  <w:pPr>
                    <w:pBdr>
                      <w:bottom w:val="single" w:sz="4" w:space="1" w:color="auto"/>
                    </w:pBdr>
                    <w:jc w:val="center"/>
                  </w:pPr>
                  <w:r>
                    <w:t>Chapter 2 Solution, Implementation, Design</w:t>
                  </w:r>
                </w:p>
              </w:txbxContent>
            </v:textbox>
          </v:shape>
        </w:pict>
      </w:r>
      <w:r w:rsidR="008E423C">
        <w:rPr>
          <w:noProof/>
        </w:rPr>
        <w:drawing>
          <wp:anchor distT="0" distB="0" distL="114300" distR="114300" simplePos="0" relativeHeight="251666432" behindDoc="0" locked="0" layoutInCell="1" allowOverlap="1">
            <wp:simplePos x="0" y="0"/>
            <wp:positionH relativeFrom="column">
              <wp:posOffset>763270</wp:posOffset>
            </wp:positionH>
            <wp:positionV relativeFrom="paragraph">
              <wp:posOffset>-122555</wp:posOffset>
            </wp:positionV>
            <wp:extent cx="3515995" cy="1830705"/>
            <wp:effectExtent l="0" t="0" r="8255" b="0"/>
            <wp:wrapNone/>
            <wp:docPr id="42" name="Picture 10" descr="ArduinoDue_Front_45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Due_Front_450px"/>
                    <pic:cNvPicPr>
                      <a:picLocks noChangeAspect="1" noChangeArrowheads="1"/>
                    </pic:cNvPicPr>
                  </pic:nvPicPr>
                  <pic:blipFill>
                    <a:blip r:embed="rId14" cstate="print">
                      <a:extLst>
                        <a:ext uri="{28A0092B-C50C-407E-A947-70E740481C1C}">
                          <a14:useLocalDpi xmlns:a14="http://schemas.microsoft.com/office/drawing/2010/main" val="0"/>
                        </a:ext>
                      </a:extLst>
                    </a:blip>
                    <a:srcRect t="3223"/>
                    <a:stretch>
                      <a:fillRect/>
                    </a:stretch>
                  </pic:blipFill>
                  <pic:spPr bwMode="auto">
                    <a:xfrm>
                      <a:off x="0" y="0"/>
                      <a:ext cx="3515995" cy="1830705"/>
                    </a:xfrm>
                    <a:prstGeom prst="rect">
                      <a:avLst/>
                    </a:prstGeom>
                    <a:noFill/>
                  </pic:spPr>
                </pic:pic>
              </a:graphicData>
            </a:graphic>
          </wp:anchor>
        </w:drawing>
      </w:r>
    </w:p>
    <w:p w:rsidR="00933CF9" w:rsidRDefault="00933CF9" w:rsidP="00933CF9">
      <w:pPr>
        <w:shd w:val="clear" w:color="auto" w:fill="FFFFFF"/>
        <w:spacing w:before="150"/>
        <w:rPr>
          <w:sz w:val="22"/>
          <w:szCs w:val="22"/>
        </w:rPr>
      </w:pPr>
    </w:p>
    <w:p w:rsidR="00933CF9" w:rsidRDefault="00933CF9" w:rsidP="00933CF9">
      <w:pPr>
        <w:shd w:val="clear" w:color="auto" w:fill="FFFFFF"/>
        <w:spacing w:before="150"/>
        <w:rPr>
          <w:sz w:val="22"/>
          <w:szCs w:val="22"/>
        </w:rPr>
      </w:pPr>
    </w:p>
    <w:p w:rsidR="00933CF9" w:rsidRDefault="00933CF9" w:rsidP="00933CF9">
      <w:pPr>
        <w:jc w:val="center"/>
        <w:rPr>
          <w:sz w:val="22"/>
          <w:szCs w:val="22"/>
        </w:rPr>
      </w:pPr>
    </w:p>
    <w:p w:rsidR="00933CF9" w:rsidRDefault="00933CF9" w:rsidP="00933CF9">
      <w:pPr>
        <w:jc w:val="center"/>
        <w:rPr>
          <w:sz w:val="22"/>
          <w:szCs w:val="22"/>
        </w:rPr>
      </w:pPr>
    </w:p>
    <w:p w:rsidR="00933CF9" w:rsidRDefault="00933CF9" w:rsidP="00933CF9">
      <w:pPr>
        <w:jc w:val="center"/>
        <w:rPr>
          <w:sz w:val="22"/>
          <w:szCs w:val="22"/>
        </w:rPr>
      </w:pPr>
    </w:p>
    <w:p w:rsidR="00F84D5C" w:rsidRDefault="00F84D5C" w:rsidP="00933CF9">
      <w:pPr>
        <w:jc w:val="center"/>
        <w:rPr>
          <w:sz w:val="22"/>
          <w:szCs w:val="22"/>
        </w:rPr>
      </w:pPr>
    </w:p>
    <w:p w:rsidR="00F84D5C" w:rsidRDefault="00F84D5C" w:rsidP="00933CF9">
      <w:pPr>
        <w:jc w:val="center"/>
        <w:rPr>
          <w:sz w:val="22"/>
          <w:szCs w:val="22"/>
        </w:rPr>
      </w:pPr>
    </w:p>
    <w:p w:rsidR="00F84D5C" w:rsidRDefault="00F84D5C" w:rsidP="00933CF9">
      <w:pPr>
        <w:jc w:val="center"/>
        <w:rPr>
          <w:sz w:val="22"/>
          <w:szCs w:val="22"/>
        </w:rPr>
      </w:pPr>
    </w:p>
    <w:p w:rsidR="00F84D5C" w:rsidRDefault="00F84D5C" w:rsidP="00933CF9">
      <w:pPr>
        <w:jc w:val="center"/>
        <w:rPr>
          <w:sz w:val="22"/>
          <w:szCs w:val="22"/>
        </w:rPr>
      </w:pPr>
    </w:p>
    <w:p w:rsidR="00933CF9" w:rsidRDefault="00933CF9" w:rsidP="00933CF9">
      <w:pPr>
        <w:jc w:val="center"/>
        <w:rPr>
          <w:sz w:val="22"/>
          <w:szCs w:val="22"/>
        </w:rPr>
      </w:pPr>
      <w:r>
        <w:rPr>
          <w:sz w:val="22"/>
          <w:szCs w:val="22"/>
        </w:rPr>
        <w:t>Figure 2.3 Arduino DUE</w:t>
      </w:r>
    </w:p>
    <w:p w:rsidR="00773925" w:rsidRDefault="00773925" w:rsidP="00956206">
      <w:pPr>
        <w:pStyle w:val="Heading1"/>
        <w:numPr>
          <w:ilvl w:val="0"/>
          <w:numId w:val="5"/>
        </w:numPr>
        <w:spacing w:line="360" w:lineRule="auto"/>
        <w:ind w:left="0" w:firstLine="0"/>
        <w:jc w:val="both"/>
        <w:rPr>
          <w:rFonts w:ascii="Times New Roman" w:hAnsi="Times New Roman"/>
        </w:rPr>
      </w:pPr>
      <w:r>
        <w:rPr>
          <w:rFonts w:ascii="Times New Roman" w:hAnsi="Times New Roman"/>
        </w:rPr>
        <w:t>Real Time condition for decision</w:t>
      </w:r>
    </w:p>
    <w:p w:rsidR="00773925" w:rsidRDefault="00773925" w:rsidP="00773925">
      <w:pPr>
        <w:spacing w:line="360" w:lineRule="auto"/>
        <w:jc w:val="both"/>
      </w:pPr>
      <w:r>
        <w:t>Our studies concluded that there were four variables that would play a huge role in deciding real time scenarios for our hybrid system. These four variables were:</w:t>
      </w:r>
    </w:p>
    <w:p w:rsidR="00773925" w:rsidRDefault="00773925" w:rsidP="00773925">
      <w:pPr>
        <w:numPr>
          <w:ilvl w:val="0"/>
          <w:numId w:val="12"/>
        </w:numPr>
        <w:spacing w:line="360" w:lineRule="auto"/>
        <w:jc w:val="both"/>
      </w:pPr>
      <w:r>
        <w:t>Charge Controller</w:t>
      </w:r>
    </w:p>
    <w:p w:rsidR="00773925" w:rsidRDefault="00773925" w:rsidP="00773925">
      <w:pPr>
        <w:numPr>
          <w:ilvl w:val="0"/>
          <w:numId w:val="12"/>
        </w:numPr>
        <w:spacing w:line="360" w:lineRule="auto"/>
        <w:jc w:val="both"/>
      </w:pPr>
      <w:r>
        <w:t xml:space="preserve">Battery level </w:t>
      </w:r>
    </w:p>
    <w:p w:rsidR="00773925" w:rsidRDefault="00773925" w:rsidP="00773925">
      <w:pPr>
        <w:numPr>
          <w:ilvl w:val="0"/>
          <w:numId w:val="12"/>
        </w:numPr>
        <w:spacing w:line="360" w:lineRule="auto"/>
        <w:jc w:val="both"/>
      </w:pPr>
      <w:r>
        <w:t>Grid Voltage</w:t>
      </w:r>
    </w:p>
    <w:p w:rsidR="00773925" w:rsidRDefault="00773925" w:rsidP="00773925">
      <w:pPr>
        <w:numPr>
          <w:ilvl w:val="0"/>
          <w:numId w:val="12"/>
        </w:numPr>
        <w:spacing w:line="360" w:lineRule="auto"/>
        <w:jc w:val="both"/>
      </w:pPr>
      <w:r>
        <w:t>Load Consumption</w:t>
      </w:r>
    </w:p>
    <w:p w:rsidR="00773925" w:rsidRDefault="00773925" w:rsidP="00773925">
      <w:pPr>
        <w:spacing w:line="360" w:lineRule="auto"/>
        <w:jc w:val="both"/>
      </w:pPr>
      <w:r>
        <w:t>These four were the deciding factor upon which we built our real time scenarios. By considering these we were able to design cases which covered our daily life.</w:t>
      </w:r>
    </w:p>
    <w:p w:rsidR="00773925" w:rsidRDefault="00773925" w:rsidP="00773925">
      <w:pPr>
        <w:spacing w:line="360" w:lineRule="auto"/>
        <w:jc w:val="both"/>
        <w:rPr>
          <w:b/>
          <w:sz w:val="28"/>
        </w:rPr>
      </w:pPr>
    </w:p>
    <w:p w:rsidR="00773925" w:rsidRPr="00B9654E" w:rsidRDefault="00773925" w:rsidP="00773925">
      <w:pPr>
        <w:spacing w:line="360" w:lineRule="auto"/>
        <w:jc w:val="both"/>
        <w:rPr>
          <w:b/>
          <w:sz w:val="28"/>
        </w:rPr>
      </w:pPr>
      <w:r w:rsidRPr="006D6635">
        <w:rPr>
          <w:b/>
          <w:sz w:val="28"/>
        </w:rPr>
        <w:t>Case 1:</w:t>
      </w:r>
    </w:p>
    <w:p w:rsidR="00773925" w:rsidRDefault="00773925" w:rsidP="00773925">
      <w:pPr>
        <w:spacing w:line="360" w:lineRule="auto"/>
        <w:jc w:val="both"/>
        <w:rPr>
          <w:sz w:val="22"/>
          <w:szCs w:val="22"/>
        </w:rPr>
      </w:pPr>
      <w:r>
        <w:rPr>
          <w:sz w:val="22"/>
          <w:szCs w:val="22"/>
        </w:rPr>
        <w:t>This case can be corresponded to, when the solar energy is available in ample amounts and load consumption is less than solar energy produced. Furthermore battery is greater than critical value but quite close to full battery. In this case our solar power is enough to charge the battery and also supply the load. So we will turn on the charge controller along with the inverter and keep the AC charger and grid switches off.</w:t>
      </w:r>
    </w:p>
    <w:p w:rsidR="00773925" w:rsidRDefault="00773925" w:rsidP="00773925">
      <w:pPr>
        <w:spacing w:line="360" w:lineRule="auto"/>
        <w:jc w:val="both"/>
        <w:rPr>
          <w:sz w:val="22"/>
          <w:szCs w:val="22"/>
        </w:rPr>
      </w:pPr>
    </w:p>
    <w:p w:rsidR="00773925" w:rsidRDefault="00773925" w:rsidP="00773925">
      <w:pPr>
        <w:spacing w:line="360" w:lineRule="auto"/>
        <w:jc w:val="both"/>
        <w:rPr>
          <w:b/>
          <w:sz w:val="28"/>
        </w:rPr>
      </w:pPr>
      <w:r>
        <w:rPr>
          <w:b/>
          <w:sz w:val="28"/>
        </w:rPr>
        <w:t>Case 2:</w:t>
      </w:r>
    </w:p>
    <w:p w:rsidR="00273C05" w:rsidRDefault="00773925" w:rsidP="00773925">
      <w:pPr>
        <w:spacing w:line="360" w:lineRule="auto"/>
        <w:jc w:val="both"/>
        <w:rPr>
          <w:sz w:val="22"/>
          <w:szCs w:val="22"/>
        </w:rPr>
      </w:pPr>
      <w:r>
        <w:rPr>
          <w:sz w:val="22"/>
          <w:szCs w:val="22"/>
        </w:rPr>
        <w:t>In this case the solar power available is less than the actual power required by the load, grid is available in this case and also battery is greater than the critical value. In this case as battery is greater than the critical point. So this means that it can supply the load. So we will enable the inverter so it can supply the load, charge controller is enabled to charge the battery if some solar power is available and grid is turned off.</w:t>
      </w:r>
    </w:p>
    <w:p w:rsidR="00773925" w:rsidRPr="00DF3D5F" w:rsidRDefault="00AA265D" w:rsidP="00773925">
      <w:pPr>
        <w:spacing w:line="360" w:lineRule="auto"/>
        <w:jc w:val="both"/>
        <w:rPr>
          <w:sz w:val="22"/>
          <w:szCs w:val="22"/>
        </w:rPr>
      </w:pPr>
      <w:r>
        <w:rPr>
          <w:noProof/>
          <w:sz w:val="22"/>
          <w:szCs w:val="22"/>
        </w:rPr>
        <w:lastRenderedPageBreak/>
        <w:pict>
          <v:shape id="Text Box 62" o:spid="_x0000_s1051" type="#_x0000_t202" style="position:absolute;left:0;text-align:left;margin-left:0;margin-top:-48.35pt;width:428.15pt;height:25.95pt;z-index:25171763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cMuw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" filled="f" stroked="f">
            <v:textbox>
              <w:txbxContent>
                <w:p w:rsidR="0037106A" w:rsidRDefault="0037106A" w:rsidP="00DF3D5F">
                  <w:pPr>
                    <w:pBdr>
                      <w:bottom w:val="single" w:sz="4" w:space="1" w:color="auto"/>
                    </w:pBdr>
                    <w:jc w:val="center"/>
                  </w:pPr>
                  <w:r>
                    <w:t xml:space="preserve">Intelligent Unit of Hybrid System </w:t>
                  </w:r>
                </w:p>
              </w:txbxContent>
            </v:textbox>
            <w10:wrap anchorx="margin"/>
          </v:shape>
        </w:pict>
      </w:r>
      <w:r w:rsidR="00773925">
        <w:rPr>
          <w:b/>
          <w:sz w:val="28"/>
        </w:rPr>
        <w:t>Case 3:</w:t>
      </w:r>
    </w:p>
    <w:p w:rsidR="00773925" w:rsidRDefault="00773925" w:rsidP="00180546">
      <w:pPr>
        <w:spacing w:line="360" w:lineRule="auto"/>
        <w:jc w:val="both"/>
        <w:rPr>
          <w:sz w:val="22"/>
          <w:szCs w:val="22"/>
        </w:rPr>
      </w:pPr>
      <w:r>
        <w:rPr>
          <w:sz w:val="22"/>
          <w:szCs w:val="22"/>
        </w:rPr>
        <w:t xml:space="preserve">In this case the solar power available is less than the actual power required by the load, grid is available in this case and also battery is less than the critical value. In this case as battery is less than the critical value. So we will enable the grid to supply the load. And the charge controller is turned on so it can charge the battery. </w:t>
      </w:r>
    </w:p>
    <w:p w:rsidR="00180546" w:rsidRPr="00F979CC" w:rsidRDefault="00180546" w:rsidP="00180546">
      <w:pPr>
        <w:spacing w:line="360" w:lineRule="auto"/>
        <w:jc w:val="both"/>
        <w:rPr>
          <w:sz w:val="22"/>
          <w:szCs w:val="22"/>
        </w:rPr>
      </w:pPr>
    </w:p>
    <w:p w:rsidR="00773925" w:rsidRDefault="00773925" w:rsidP="00180546">
      <w:pPr>
        <w:spacing w:line="360" w:lineRule="auto"/>
        <w:jc w:val="both"/>
        <w:rPr>
          <w:b/>
          <w:sz w:val="28"/>
        </w:rPr>
      </w:pPr>
      <w:r>
        <w:rPr>
          <w:b/>
          <w:sz w:val="28"/>
        </w:rPr>
        <w:t>Case 4:</w:t>
      </w:r>
    </w:p>
    <w:p w:rsidR="00773925" w:rsidRDefault="00773925" w:rsidP="00180546">
      <w:pPr>
        <w:spacing w:line="360" w:lineRule="auto"/>
        <w:jc w:val="both"/>
        <w:rPr>
          <w:sz w:val="22"/>
          <w:szCs w:val="22"/>
        </w:rPr>
      </w:pPr>
      <w:r>
        <w:rPr>
          <w:sz w:val="22"/>
          <w:szCs w:val="22"/>
        </w:rPr>
        <w:t>This case can be corresponded to, when the solar energy is available in ample amounts and load consumption is less than solar energy produced. Furthermore battery is less than critical value and grid is not available. In this case we will enable our charge controller and inverter. So that the charge controller can charge the battery and also supply the load.</w:t>
      </w:r>
    </w:p>
    <w:p w:rsidR="00180546" w:rsidRPr="00F979CC" w:rsidRDefault="00180546" w:rsidP="00180546">
      <w:pPr>
        <w:spacing w:line="360" w:lineRule="auto"/>
        <w:jc w:val="both"/>
        <w:rPr>
          <w:sz w:val="22"/>
          <w:szCs w:val="22"/>
        </w:rPr>
      </w:pPr>
    </w:p>
    <w:p w:rsidR="00773925" w:rsidRPr="00F979CC" w:rsidRDefault="00773925" w:rsidP="00180546">
      <w:pPr>
        <w:spacing w:line="360" w:lineRule="auto"/>
        <w:jc w:val="both"/>
        <w:rPr>
          <w:sz w:val="22"/>
          <w:szCs w:val="22"/>
        </w:rPr>
      </w:pPr>
      <w:r>
        <w:rPr>
          <w:b/>
          <w:sz w:val="28"/>
        </w:rPr>
        <w:t>Case 5:</w:t>
      </w:r>
    </w:p>
    <w:p w:rsidR="00773925" w:rsidRDefault="00773925" w:rsidP="00180546">
      <w:pPr>
        <w:spacing w:line="360" w:lineRule="auto"/>
        <w:jc w:val="both"/>
        <w:rPr>
          <w:sz w:val="22"/>
          <w:szCs w:val="22"/>
        </w:rPr>
      </w:pPr>
      <w:r>
        <w:rPr>
          <w:sz w:val="22"/>
          <w:szCs w:val="22"/>
        </w:rPr>
        <w:t>In this case the solar power available is less than the actual power required by the load, grid is not available in this case and also battery is greater than the critical value. In this case as battery is greater than the critical value than we will supply battery to our load and charge controller will be turned on. For the case that if the solar power comes than it will charge our battery.</w:t>
      </w:r>
    </w:p>
    <w:p w:rsidR="00180546" w:rsidRPr="001E2A7C" w:rsidRDefault="00180546" w:rsidP="00180546">
      <w:pPr>
        <w:spacing w:line="360" w:lineRule="auto"/>
        <w:jc w:val="both"/>
        <w:rPr>
          <w:sz w:val="22"/>
        </w:rPr>
      </w:pPr>
    </w:p>
    <w:p w:rsidR="00773925" w:rsidRPr="00F979CC" w:rsidRDefault="00773925" w:rsidP="00180546">
      <w:pPr>
        <w:spacing w:line="360" w:lineRule="auto"/>
        <w:jc w:val="both"/>
        <w:rPr>
          <w:sz w:val="22"/>
          <w:szCs w:val="22"/>
        </w:rPr>
      </w:pPr>
      <w:r>
        <w:rPr>
          <w:b/>
          <w:sz w:val="28"/>
        </w:rPr>
        <w:t>Case 6:</w:t>
      </w:r>
    </w:p>
    <w:p w:rsidR="00773925" w:rsidRDefault="00773925" w:rsidP="00180546">
      <w:pPr>
        <w:spacing w:line="360" w:lineRule="auto"/>
        <w:jc w:val="both"/>
        <w:rPr>
          <w:sz w:val="22"/>
          <w:szCs w:val="22"/>
        </w:rPr>
      </w:pPr>
      <w:r>
        <w:rPr>
          <w:sz w:val="22"/>
          <w:szCs w:val="22"/>
        </w:rPr>
        <w:t>In this case the solar power available is greater than the actual power required by the load, grid is available in this case but battery is less than the critical value. In this case as battery is less than the critical value so we need to charge it. We will charge our battery by the surplus solar power that is available. And enable our inverter so it can also supply our load.</w:t>
      </w:r>
    </w:p>
    <w:p w:rsidR="00180546" w:rsidRDefault="00180546" w:rsidP="00180546">
      <w:pPr>
        <w:spacing w:line="360" w:lineRule="auto"/>
        <w:jc w:val="both"/>
        <w:rPr>
          <w:sz w:val="22"/>
          <w:szCs w:val="22"/>
        </w:rPr>
      </w:pPr>
    </w:p>
    <w:p w:rsidR="00180546" w:rsidRPr="001E2A7C" w:rsidRDefault="00180546" w:rsidP="00180546">
      <w:pPr>
        <w:spacing w:line="360" w:lineRule="auto"/>
        <w:rPr>
          <w:b/>
          <w:sz w:val="28"/>
        </w:rPr>
      </w:pPr>
      <w:r>
        <w:rPr>
          <w:b/>
          <w:sz w:val="28"/>
        </w:rPr>
        <w:t>Case 7:</w:t>
      </w:r>
    </w:p>
    <w:p w:rsidR="00180546" w:rsidRDefault="00180546" w:rsidP="00180546">
      <w:pPr>
        <w:spacing w:line="360" w:lineRule="auto"/>
        <w:rPr>
          <w:sz w:val="22"/>
          <w:szCs w:val="22"/>
        </w:rPr>
      </w:pPr>
      <w:r>
        <w:rPr>
          <w:sz w:val="22"/>
          <w:szCs w:val="22"/>
        </w:rPr>
        <w:t>In this case the solar power available is less than the actual power required by the load, grid is not available in this case and also battery is less than the critical value. In this case as we have no available source. For this case our hybrid system will shut down after enabling the charge controller.</w:t>
      </w:r>
    </w:p>
    <w:p w:rsidR="00773925" w:rsidRPr="00773925" w:rsidRDefault="00773925" w:rsidP="00180546">
      <w:pPr>
        <w:spacing w:line="360" w:lineRule="auto"/>
        <w:jc w:val="both"/>
        <w:rPr>
          <w:sz w:val="22"/>
          <w:szCs w:val="22"/>
        </w:rPr>
      </w:pPr>
    </w:p>
    <w:p w:rsidR="00933CF9" w:rsidRDefault="00933CF9" w:rsidP="00773925">
      <w:pPr>
        <w:spacing w:line="360" w:lineRule="auto"/>
        <w:jc w:val="both"/>
        <w:rPr>
          <w:sz w:val="22"/>
          <w:szCs w:val="22"/>
        </w:rPr>
      </w:pPr>
    </w:p>
    <w:p w:rsidR="00180546" w:rsidRDefault="00180546" w:rsidP="00773925">
      <w:pPr>
        <w:spacing w:line="360" w:lineRule="auto"/>
        <w:jc w:val="both"/>
        <w:rPr>
          <w:sz w:val="22"/>
          <w:szCs w:val="22"/>
        </w:rPr>
      </w:pPr>
    </w:p>
    <w:p w:rsidR="001B1A5F" w:rsidRDefault="001B1A5F" w:rsidP="00773925">
      <w:pPr>
        <w:spacing w:line="360" w:lineRule="auto"/>
        <w:jc w:val="both"/>
        <w:rPr>
          <w:sz w:val="22"/>
          <w:szCs w:val="22"/>
        </w:rPr>
      </w:pPr>
    </w:p>
    <w:p w:rsidR="00CC71CE" w:rsidRDefault="00AA265D" w:rsidP="00773925">
      <w:pPr>
        <w:spacing w:line="360" w:lineRule="auto"/>
        <w:jc w:val="both"/>
        <w:rPr>
          <w:sz w:val="22"/>
          <w:szCs w:val="22"/>
        </w:rPr>
      </w:pPr>
      <w:r>
        <w:rPr>
          <w:b/>
          <w:bCs/>
          <w:noProof/>
        </w:rPr>
        <w:pict>
          <v:shape id="Text Box 63" o:spid="_x0000_s1052" type="#_x0000_t202" style="position:absolute;left:0;text-align:left;margin-left:0;margin-top:-50.7pt;width:424.45pt;height:25.95pt;z-index:25171865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" filled="f" stroked="f">
            <v:textbox>
              <w:txbxContent>
                <w:p w:rsidR="0037106A" w:rsidRDefault="0037106A" w:rsidP="00DF3D5F">
                  <w:pPr>
                    <w:pBdr>
                      <w:bottom w:val="single" w:sz="4" w:space="1" w:color="auto"/>
                    </w:pBdr>
                    <w:jc w:val="center"/>
                  </w:pPr>
                  <w:r>
                    <w:t>Chapter 2 Solution, Implementation, Design</w:t>
                  </w:r>
                </w:p>
              </w:txbxContent>
            </v:textbox>
            <w10:wrap anchorx="margin"/>
          </v:shape>
        </w:pict>
      </w:r>
    </w:p>
    <w:p w:rsidR="00180546" w:rsidRDefault="00180546" w:rsidP="00180546">
      <w:pPr>
        <w:jc w:val="center"/>
        <w:rPr>
          <w:sz w:val="22"/>
          <w:szCs w:val="22"/>
        </w:rPr>
      </w:pPr>
      <w:r>
        <w:rPr>
          <w:sz w:val="22"/>
          <w:szCs w:val="22"/>
        </w:rPr>
        <w:t>All of these conditions can be seen tabulated below in table 1.1</w:t>
      </w:r>
    </w:p>
    <w:p w:rsidR="00180546" w:rsidRDefault="00180546" w:rsidP="00180546">
      <w:pPr>
        <w:jc w:val="center"/>
        <w:rPr>
          <w:sz w:val="22"/>
          <w:szCs w:val="22"/>
        </w:rPr>
      </w:pPr>
    </w:p>
    <w:p w:rsidR="00180546" w:rsidRDefault="00180546" w:rsidP="00180546">
      <w:pPr>
        <w:rPr>
          <w:sz w:val="22"/>
          <w:szCs w:val="22"/>
        </w:rPr>
      </w:pPr>
    </w:p>
    <w:tbl>
      <w:tblPr>
        <w:tblStyle w:val="TableGrid"/>
        <w:tblW w:w="8478" w:type="dxa"/>
        <w:tblLook w:val="0420" w:firstRow="1" w:lastRow="0" w:firstColumn="0" w:lastColumn="0" w:noHBand="0" w:noVBand="1"/>
      </w:tblPr>
      <w:tblGrid>
        <w:gridCol w:w="3913"/>
        <w:gridCol w:w="1055"/>
        <w:gridCol w:w="1080"/>
        <w:gridCol w:w="1206"/>
        <w:gridCol w:w="1224"/>
      </w:tblGrid>
      <w:tr w:rsidR="00180546" w:rsidRPr="004E0BC5" w:rsidTr="00180546">
        <w:trPr>
          <w:trHeight w:val="875"/>
        </w:trPr>
        <w:tc>
          <w:tcPr>
            <w:tcW w:w="3913" w:type="dxa"/>
            <w:hideMark/>
          </w:tcPr>
          <w:p w:rsidR="00180546" w:rsidRPr="004E0BC5" w:rsidRDefault="00180546" w:rsidP="007F443A">
            <w:r w:rsidRPr="004E0BC5">
              <w:rPr>
                <w:b/>
                <w:bCs/>
              </w:rPr>
              <w:t>Conditions</w:t>
            </w:r>
          </w:p>
        </w:tc>
        <w:tc>
          <w:tcPr>
            <w:tcW w:w="1055" w:type="dxa"/>
            <w:hideMark/>
          </w:tcPr>
          <w:p w:rsidR="00180546" w:rsidRPr="004E0BC5" w:rsidRDefault="00180546" w:rsidP="007F443A">
            <w:r w:rsidRPr="004E0BC5">
              <w:rPr>
                <w:b/>
                <w:bCs/>
              </w:rPr>
              <w:t>GRID</w:t>
            </w:r>
          </w:p>
        </w:tc>
        <w:tc>
          <w:tcPr>
            <w:tcW w:w="1080" w:type="dxa"/>
            <w:hideMark/>
          </w:tcPr>
          <w:p w:rsidR="00180546" w:rsidRPr="004E0BC5" w:rsidRDefault="00180546" w:rsidP="007F443A">
            <w:r w:rsidRPr="004E0BC5">
              <w:rPr>
                <w:b/>
                <w:bCs/>
              </w:rPr>
              <w:t>AC Charger</w:t>
            </w:r>
          </w:p>
        </w:tc>
        <w:tc>
          <w:tcPr>
            <w:tcW w:w="1206" w:type="dxa"/>
            <w:hideMark/>
          </w:tcPr>
          <w:p w:rsidR="00180546" w:rsidRPr="004E0BC5" w:rsidRDefault="00180546" w:rsidP="007F443A">
            <w:r w:rsidRPr="004E0BC5">
              <w:rPr>
                <w:b/>
                <w:bCs/>
              </w:rPr>
              <w:t>Charge Controller</w:t>
            </w:r>
          </w:p>
        </w:tc>
        <w:tc>
          <w:tcPr>
            <w:tcW w:w="1224" w:type="dxa"/>
            <w:hideMark/>
          </w:tcPr>
          <w:p w:rsidR="00180546" w:rsidRPr="004E0BC5" w:rsidRDefault="00180546" w:rsidP="007F443A">
            <w:r w:rsidRPr="004E0BC5">
              <w:rPr>
                <w:b/>
                <w:bCs/>
              </w:rPr>
              <w:t>Inverter</w:t>
            </w:r>
          </w:p>
        </w:tc>
      </w:tr>
      <w:tr w:rsidR="00180546" w:rsidRPr="004E0BC5" w:rsidTr="00180546">
        <w:trPr>
          <w:trHeight w:val="1043"/>
        </w:trPr>
        <w:tc>
          <w:tcPr>
            <w:tcW w:w="3913" w:type="dxa"/>
            <w:hideMark/>
          </w:tcPr>
          <w:p w:rsidR="00180546" w:rsidRPr="004E0BC5" w:rsidRDefault="00180546" w:rsidP="007F443A">
            <w:r w:rsidRPr="004E0BC5">
              <w:t>Charge Controller Power&gt;load consumption</w:t>
            </w:r>
          </w:p>
          <w:p w:rsidR="00180546" w:rsidRPr="004E0BC5" w:rsidRDefault="00180546" w:rsidP="007F443A">
            <w:r w:rsidRPr="004E0BC5">
              <w:t xml:space="preserve"> Battery Level &gt;Critical Value</w:t>
            </w:r>
          </w:p>
          <w:p w:rsidR="00180546" w:rsidRPr="004E0BC5" w:rsidRDefault="00180546" w:rsidP="007F443A">
            <w:r w:rsidRPr="004E0BC5">
              <w:t xml:space="preserve"> Grid &gt; 0</w:t>
            </w:r>
          </w:p>
        </w:tc>
        <w:tc>
          <w:tcPr>
            <w:tcW w:w="1055" w:type="dxa"/>
            <w:hideMark/>
          </w:tcPr>
          <w:p w:rsidR="00180546" w:rsidRPr="004E0BC5" w:rsidRDefault="005D5463" w:rsidP="007F443A">
            <w:r>
              <w:t>OFF</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885299" w:rsidP="007F443A">
            <w:r>
              <w:t>ON</w:t>
            </w:r>
          </w:p>
        </w:tc>
      </w:tr>
      <w:tr w:rsidR="00180546" w:rsidRPr="004E0BC5" w:rsidTr="00180546">
        <w:trPr>
          <w:trHeight w:val="1043"/>
        </w:trPr>
        <w:tc>
          <w:tcPr>
            <w:tcW w:w="3913" w:type="dxa"/>
            <w:hideMark/>
          </w:tcPr>
          <w:p w:rsidR="00180546" w:rsidRPr="004E0BC5" w:rsidRDefault="00180546" w:rsidP="007F443A">
            <w:r w:rsidRPr="004E0BC5">
              <w:t xml:space="preserve">Charge Controller Power&lt;load consumption </w:t>
            </w:r>
          </w:p>
          <w:p w:rsidR="00180546" w:rsidRPr="004E0BC5" w:rsidRDefault="00180546" w:rsidP="007F443A">
            <w:r w:rsidRPr="004E0BC5">
              <w:t xml:space="preserve">Grid &gt; Min. Grid Volt.   </w:t>
            </w:r>
          </w:p>
          <w:p w:rsidR="00180546" w:rsidRPr="004E0BC5" w:rsidRDefault="00180546" w:rsidP="007F443A">
            <w:r w:rsidRPr="004E0BC5">
              <w:t>Grid &lt; Max. Grid Volt.</w:t>
            </w:r>
          </w:p>
        </w:tc>
        <w:tc>
          <w:tcPr>
            <w:tcW w:w="1055" w:type="dxa"/>
            <w:hideMark/>
          </w:tcPr>
          <w:p w:rsidR="00180546" w:rsidRPr="004E0BC5" w:rsidRDefault="00180546" w:rsidP="007F443A"/>
        </w:tc>
        <w:tc>
          <w:tcPr>
            <w:tcW w:w="1080" w:type="dxa"/>
            <w:hideMark/>
          </w:tcPr>
          <w:p w:rsidR="00180546" w:rsidRPr="004E0BC5" w:rsidRDefault="00180546" w:rsidP="007F443A"/>
        </w:tc>
        <w:tc>
          <w:tcPr>
            <w:tcW w:w="1206" w:type="dxa"/>
            <w:hideMark/>
          </w:tcPr>
          <w:p w:rsidR="00180546" w:rsidRPr="004E0BC5" w:rsidRDefault="00180546" w:rsidP="007F443A"/>
        </w:tc>
        <w:tc>
          <w:tcPr>
            <w:tcW w:w="1224" w:type="dxa"/>
            <w:hideMark/>
          </w:tcPr>
          <w:p w:rsidR="00180546" w:rsidRPr="004E0BC5" w:rsidRDefault="00180546" w:rsidP="007F443A"/>
        </w:tc>
      </w:tr>
      <w:tr w:rsidR="00180546" w:rsidRPr="004E0BC5" w:rsidTr="00180546">
        <w:trPr>
          <w:trHeight w:val="673"/>
        </w:trPr>
        <w:tc>
          <w:tcPr>
            <w:tcW w:w="3913" w:type="dxa"/>
            <w:hideMark/>
          </w:tcPr>
          <w:p w:rsidR="00180546" w:rsidRPr="004E0BC5" w:rsidRDefault="00180546" w:rsidP="007F443A">
            <w:r w:rsidRPr="004E0BC5">
              <w:t>Battery Level &gt; Minimum_Battery_level</w:t>
            </w:r>
          </w:p>
        </w:tc>
        <w:tc>
          <w:tcPr>
            <w:tcW w:w="1055" w:type="dxa"/>
            <w:hideMark/>
          </w:tcPr>
          <w:p w:rsidR="00180546" w:rsidRPr="004E0BC5" w:rsidRDefault="00885299" w:rsidP="007F443A">
            <w:r>
              <w:t>ON</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5D5463" w:rsidP="007F443A">
            <w:r>
              <w:t>OFF</w:t>
            </w:r>
          </w:p>
        </w:tc>
      </w:tr>
      <w:tr w:rsidR="00180546" w:rsidRPr="004E0BC5" w:rsidTr="00180546">
        <w:trPr>
          <w:trHeight w:val="673"/>
        </w:trPr>
        <w:tc>
          <w:tcPr>
            <w:tcW w:w="3913" w:type="dxa"/>
            <w:hideMark/>
          </w:tcPr>
          <w:p w:rsidR="00180546" w:rsidRPr="004E0BC5" w:rsidRDefault="00180546" w:rsidP="007F443A">
            <w:r w:rsidRPr="004E0BC5">
              <w:t>Battery Level &lt;= Minimum_Battery_level</w:t>
            </w:r>
          </w:p>
        </w:tc>
        <w:tc>
          <w:tcPr>
            <w:tcW w:w="1055" w:type="dxa"/>
            <w:hideMark/>
          </w:tcPr>
          <w:p w:rsidR="00180546" w:rsidRPr="004E0BC5" w:rsidRDefault="00885299" w:rsidP="007F443A">
            <w:r>
              <w:t>ON</w:t>
            </w:r>
          </w:p>
        </w:tc>
        <w:tc>
          <w:tcPr>
            <w:tcW w:w="1080" w:type="dxa"/>
            <w:hideMark/>
          </w:tcPr>
          <w:p w:rsidR="00180546" w:rsidRPr="004E0BC5" w:rsidRDefault="00885299" w:rsidP="007F443A">
            <w:r>
              <w:t>ON</w:t>
            </w:r>
          </w:p>
        </w:tc>
        <w:tc>
          <w:tcPr>
            <w:tcW w:w="1206" w:type="dxa"/>
            <w:hideMark/>
          </w:tcPr>
          <w:p w:rsidR="00180546" w:rsidRPr="004E0BC5" w:rsidRDefault="005D5463" w:rsidP="007F443A">
            <w:r>
              <w:t>OFF</w:t>
            </w:r>
          </w:p>
        </w:tc>
        <w:tc>
          <w:tcPr>
            <w:tcW w:w="1224" w:type="dxa"/>
            <w:hideMark/>
          </w:tcPr>
          <w:p w:rsidR="00180546" w:rsidRPr="004E0BC5" w:rsidRDefault="005D5463" w:rsidP="007F443A">
            <w:r>
              <w:t>OFF</w:t>
            </w:r>
          </w:p>
        </w:tc>
      </w:tr>
      <w:tr w:rsidR="00180546" w:rsidRPr="004E0BC5" w:rsidTr="00180546">
        <w:trPr>
          <w:trHeight w:val="1043"/>
        </w:trPr>
        <w:tc>
          <w:tcPr>
            <w:tcW w:w="3913" w:type="dxa"/>
            <w:hideMark/>
          </w:tcPr>
          <w:p w:rsidR="00180546" w:rsidRPr="004E0BC5" w:rsidRDefault="00180546" w:rsidP="007F443A">
            <w:r w:rsidRPr="004E0BC5">
              <w:t xml:space="preserve">Charge Controller Power&gt;load consumption   </w:t>
            </w:r>
            <w:r w:rsidRPr="004E0BC5">
              <w:br/>
              <w:t xml:space="preserve">Battery Level &lt;Critical Value    </w:t>
            </w:r>
            <w:r w:rsidRPr="004E0BC5">
              <w:br/>
              <w:t>Grid Not Available</w:t>
            </w:r>
          </w:p>
        </w:tc>
        <w:tc>
          <w:tcPr>
            <w:tcW w:w="1055" w:type="dxa"/>
            <w:hideMark/>
          </w:tcPr>
          <w:p w:rsidR="00180546" w:rsidRPr="004E0BC5" w:rsidRDefault="005D5463" w:rsidP="007F443A">
            <w:r>
              <w:t>OFF</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885299" w:rsidP="007F443A">
            <w:r>
              <w:t>ON</w:t>
            </w:r>
          </w:p>
        </w:tc>
      </w:tr>
      <w:tr w:rsidR="00180546" w:rsidRPr="004E0BC5" w:rsidTr="00180546">
        <w:trPr>
          <w:trHeight w:val="1043"/>
        </w:trPr>
        <w:tc>
          <w:tcPr>
            <w:tcW w:w="3913" w:type="dxa"/>
            <w:hideMark/>
          </w:tcPr>
          <w:p w:rsidR="00180546" w:rsidRPr="004E0BC5" w:rsidRDefault="00180546" w:rsidP="007F443A">
            <w:r w:rsidRPr="004E0BC5">
              <w:t xml:space="preserve">Charge Controller Power&lt;load consumption  </w:t>
            </w:r>
            <w:r w:rsidRPr="004E0BC5">
              <w:br/>
              <w:t xml:space="preserve"> Battery Level &lt;Critical Value </w:t>
            </w:r>
          </w:p>
          <w:p w:rsidR="00180546" w:rsidRPr="004E0BC5" w:rsidRDefault="00180546" w:rsidP="007F443A">
            <w:r w:rsidRPr="004E0BC5">
              <w:t xml:space="preserve">   Grid Not Available</w:t>
            </w:r>
          </w:p>
        </w:tc>
        <w:tc>
          <w:tcPr>
            <w:tcW w:w="1055" w:type="dxa"/>
            <w:hideMark/>
          </w:tcPr>
          <w:p w:rsidR="00180546" w:rsidRPr="004E0BC5" w:rsidRDefault="005D5463" w:rsidP="007F443A">
            <w:r>
              <w:t>OFF</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5D5463" w:rsidP="007F443A">
            <w:r>
              <w:t>OFF</w:t>
            </w:r>
          </w:p>
        </w:tc>
      </w:tr>
      <w:tr w:rsidR="00180546" w:rsidRPr="004E0BC5" w:rsidTr="00180546">
        <w:trPr>
          <w:trHeight w:val="1043"/>
        </w:trPr>
        <w:tc>
          <w:tcPr>
            <w:tcW w:w="3913" w:type="dxa"/>
            <w:hideMark/>
          </w:tcPr>
          <w:p w:rsidR="00180546" w:rsidRPr="004E0BC5" w:rsidRDefault="00180546" w:rsidP="007F443A">
            <w:r w:rsidRPr="004E0BC5">
              <w:t xml:space="preserve">Charge Controller Power&gt;load consumption </w:t>
            </w:r>
            <w:r w:rsidRPr="004E0BC5">
              <w:br/>
              <w:t xml:space="preserve">  Battery Level &lt;Critical Value  </w:t>
            </w:r>
          </w:p>
          <w:p w:rsidR="00180546" w:rsidRPr="004E0BC5" w:rsidRDefault="00180546" w:rsidP="007F443A">
            <w:r w:rsidRPr="004E0BC5">
              <w:t xml:space="preserve">  Grid &gt; Min. Grid Volt.   Grid &lt; Max. Grid Volt</w:t>
            </w:r>
          </w:p>
        </w:tc>
        <w:tc>
          <w:tcPr>
            <w:tcW w:w="1055" w:type="dxa"/>
            <w:hideMark/>
          </w:tcPr>
          <w:p w:rsidR="00180546" w:rsidRPr="004E0BC5" w:rsidRDefault="00885299" w:rsidP="007F443A">
            <w:r>
              <w:t>ON</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5D5463" w:rsidP="007F443A">
            <w:r>
              <w:t>OFF</w:t>
            </w:r>
          </w:p>
        </w:tc>
      </w:tr>
      <w:tr w:rsidR="00180546" w:rsidRPr="004E0BC5" w:rsidTr="00180546">
        <w:trPr>
          <w:trHeight w:val="1043"/>
        </w:trPr>
        <w:tc>
          <w:tcPr>
            <w:tcW w:w="3913" w:type="dxa"/>
            <w:hideMark/>
          </w:tcPr>
          <w:p w:rsidR="00180546" w:rsidRPr="004E0BC5" w:rsidRDefault="00180546" w:rsidP="007F443A">
            <w:r w:rsidRPr="004E0BC5">
              <w:t xml:space="preserve">Charge Controller Power&lt;load consumption   </w:t>
            </w:r>
          </w:p>
          <w:p w:rsidR="00180546" w:rsidRPr="004E0BC5" w:rsidRDefault="00180546" w:rsidP="007F443A">
            <w:r w:rsidRPr="004E0BC5">
              <w:t xml:space="preserve">Battery Level &gt;Critical Value </w:t>
            </w:r>
          </w:p>
          <w:p w:rsidR="00180546" w:rsidRPr="004E0BC5" w:rsidRDefault="00180546" w:rsidP="007F443A">
            <w:r w:rsidRPr="004E0BC5">
              <w:t xml:space="preserve">   Grid Not Available</w:t>
            </w:r>
          </w:p>
        </w:tc>
        <w:tc>
          <w:tcPr>
            <w:tcW w:w="1055" w:type="dxa"/>
            <w:hideMark/>
          </w:tcPr>
          <w:p w:rsidR="00180546" w:rsidRPr="004E0BC5" w:rsidRDefault="005D5463" w:rsidP="007F443A">
            <w:r>
              <w:t>OFF</w:t>
            </w:r>
          </w:p>
        </w:tc>
        <w:tc>
          <w:tcPr>
            <w:tcW w:w="1080" w:type="dxa"/>
            <w:hideMark/>
          </w:tcPr>
          <w:p w:rsidR="00180546" w:rsidRPr="004E0BC5" w:rsidRDefault="005D5463" w:rsidP="007F443A">
            <w:r>
              <w:t>OFF</w:t>
            </w:r>
          </w:p>
        </w:tc>
        <w:tc>
          <w:tcPr>
            <w:tcW w:w="1206" w:type="dxa"/>
            <w:hideMark/>
          </w:tcPr>
          <w:p w:rsidR="00180546" w:rsidRPr="004E0BC5" w:rsidRDefault="00885299" w:rsidP="007F443A">
            <w:r>
              <w:t>ON</w:t>
            </w:r>
          </w:p>
        </w:tc>
        <w:tc>
          <w:tcPr>
            <w:tcW w:w="1224" w:type="dxa"/>
            <w:hideMark/>
          </w:tcPr>
          <w:p w:rsidR="00180546" w:rsidRPr="004E0BC5" w:rsidRDefault="00885299" w:rsidP="007F443A">
            <w:r>
              <w:t>ON</w:t>
            </w:r>
          </w:p>
        </w:tc>
      </w:tr>
    </w:tbl>
    <w:p w:rsidR="00180546" w:rsidRDefault="00180546" w:rsidP="00180546">
      <w:pPr>
        <w:rPr>
          <w:sz w:val="22"/>
          <w:szCs w:val="22"/>
        </w:rPr>
      </w:pPr>
    </w:p>
    <w:p w:rsidR="00180546" w:rsidRDefault="00180546" w:rsidP="00180546">
      <w:pPr>
        <w:jc w:val="center"/>
        <w:rPr>
          <w:sz w:val="22"/>
          <w:szCs w:val="22"/>
        </w:rPr>
      </w:pPr>
      <w:r>
        <w:rPr>
          <w:sz w:val="22"/>
          <w:szCs w:val="22"/>
        </w:rPr>
        <w:t>Table 2.1 Unannounced Load Shedding Switching Conditions</w:t>
      </w:r>
    </w:p>
    <w:p w:rsidR="0052531C" w:rsidRDefault="0052531C" w:rsidP="00180546">
      <w:pPr>
        <w:jc w:val="center"/>
        <w:rPr>
          <w:sz w:val="22"/>
          <w:szCs w:val="22"/>
        </w:rPr>
      </w:pPr>
    </w:p>
    <w:p w:rsidR="0052531C" w:rsidRDefault="0052531C" w:rsidP="00180546">
      <w:pPr>
        <w:jc w:val="center"/>
        <w:rPr>
          <w:sz w:val="22"/>
          <w:szCs w:val="22"/>
        </w:rPr>
      </w:pPr>
    </w:p>
    <w:p w:rsidR="00180546" w:rsidRDefault="00180546" w:rsidP="00180546">
      <w:pPr>
        <w:rPr>
          <w:sz w:val="22"/>
          <w:szCs w:val="22"/>
        </w:rPr>
      </w:pPr>
    </w:p>
    <w:p w:rsidR="00180546" w:rsidRDefault="00180546" w:rsidP="00180546">
      <w:pPr>
        <w:spacing w:line="360" w:lineRule="auto"/>
        <w:jc w:val="center"/>
        <w:rPr>
          <w:sz w:val="22"/>
          <w:szCs w:val="22"/>
        </w:rPr>
      </w:pPr>
    </w:p>
    <w:p w:rsidR="00180546" w:rsidRDefault="00180546" w:rsidP="00773925">
      <w:pPr>
        <w:spacing w:line="360" w:lineRule="auto"/>
        <w:jc w:val="both"/>
        <w:rPr>
          <w:sz w:val="22"/>
          <w:szCs w:val="22"/>
        </w:rPr>
      </w:pPr>
    </w:p>
    <w:p w:rsidR="00180546" w:rsidRDefault="00180546" w:rsidP="00773925">
      <w:pPr>
        <w:spacing w:line="360" w:lineRule="auto"/>
        <w:jc w:val="both"/>
        <w:rPr>
          <w:sz w:val="22"/>
          <w:szCs w:val="22"/>
        </w:rPr>
      </w:pPr>
    </w:p>
    <w:p w:rsidR="00180546" w:rsidRDefault="00AA265D" w:rsidP="00773925">
      <w:pPr>
        <w:spacing w:line="360" w:lineRule="auto"/>
        <w:jc w:val="both"/>
        <w:rPr>
          <w:sz w:val="22"/>
          <w:szCs w:val="22"/>
        </w:rPr>
      </w:pPr>
      <w:r>
        <w:rPr>
          <w:noProof/>
          <w:sz w:val="22"/>
          <w:szCs w:val="22"/>
        </w:rPr>
        <w:lastRenderedPageBreak/>
        <w:pict>
          <v:shape id="Text Box 64" o:spid="_x0000_s1053" type="#_x0000_t202" style="position:absolute;left:0;text-align:left;margin-left:0;margin-top:-48.25pt;width:428.15pt;height:25.95pt;z-index:25171968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72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" filled="f" stroked="f">
            <v:textbox>
              <w:txbxContent>
                <w:p w:rsidR="0037106A" w:rsidRDefault="0037106A" w:rsidP="00DF3D5F">
                  <w:pPr>
                    <w:pBdr>
                      <w:bottom w:val="single" w:sz="4" w:space="1" w:color="auto"/>
                    </w:pBdr>
                    <w:jc w:val="center"/>
                  </w:pPr>
                  <w:r>
                    <w:t xml:space="preserve">Intelligent Unit of Hybrid System </w:t>
                  </w:r>
                </w:p>
              </w:txbxContent>
            </v:textbox>
            <w10:wrap anchorx="margin"/>
          </v:shape>
        </w:pict>
      </w:r>
    </w:p>
    <w:p w:rsidR="00180546" w:rsidRDefault="00180546" w:rsidP="00773925">
      <w:pPr>
        <w:spacing w:line="360" w:lineRule="auto"/>
        <w:jc w:val="both"/>
        <w:rPr>
          <w:sz w:val="22"/>
          <w:szCs w:val="22"/>
        </w:rPr>
      </w:pPr>
    </w:p>
    <w:p w:rsidR="00180546" w:rsidRDefault="00180546" w:rsidP="00773925">
      <w:pPr>
        <w:spacing w:line="360" w:lineRule="auto"/>
        <w:jc w:val="both"/>
        <w:rPr>
          <w:sz w:val="22"/>
          <w:szCs w:val="22"/>
        </w:rPr>
      </w:pPr>
    </w:p>
    <w:p w:rsidR="0052531C" w:rsidRDefault="0052531C" w:rsidP="0052531C">
      <w:pPr>
        <w:jc w:val="center"/>
        <w:rPr>
          <w:sz w:val="22"/>
          <w:szCs w:val="22"/>
        </w:rPr>
      </w:pPr>
      <w:r>
        <w:rPr>
          <w:sz w:val="22"/>
          <w:szCs w:val="22"/>
        </w:rPr>
        <w:t>We can see these conditions in the form of flow chart in Figure 2.4</w:t>
      </w:r>
    </w:p>
    <w:p w:rsidR="00180546" w:rsidRDefault="00180546" w:rsidP="0052531C">
      <w:pPr>
        <w:spacing w:line="360" w:lineRule="auto"/>
        <w:jc w:val="center"/>
        <w:rPr>
          <w:sz w:val="22"/>
          <w:szCs w:val="22"/>
        </w:rPr>
      </w:pPr>
    </w:p>
    <w:p w:rsidR="00C174AD" w:rsidRPr="00933CF9" w:rsidRDefault="00885299" w:rsidP="0052531C">
      <w:pPr>
        <w:spacing w:line="360" w:lineRule="auto"/>
        <w:jc w:val="center"/>
        <w:rPr>
          <w:sz w:val="22"/>
          <w:szCs w:val="22"/>
        </w:rPr>
      </w:pPr>
      <w:r>
        <w:object w:dxaOrig="10530" w:dyaOrig="11115">
          <v:shape id="_x0000_i1025" type="#_x0000_t75" style="width:6in;height:458.25pt" o:ole="">
            <v:imagedata r:id="rId15" o:title=""/>
          </v:shape>
          <o:OLEObject Type="Embed" ProgID="Visio.Drawing.15" ShapeID="_x0000_i1025" DrawAspect="Content" ObjectID="_1497678389" r:id="rId16"/>
        </w:object>
      </w:r>
    </w:p>
    <w:p w:rsidR="00C174AD" w:rsidRDefault="00C174AD" w:rsidP="00C174AD">
      <w:pPr>
        <w:jc w:val="center"/>
        <w:rPr>
          <w:sz w:val="22"/>
          <w:szCs w:val="22"/>
        </w:rPr>
      </w:pPr>
      <w:r>
        <w:rPr>
          <w:sz w:val="22"/>
          <w:szCs w:val="22"/>
        </w:rPr>
        <w:t>Figure 2.4 Unannounced Power Outage</w:t>
      </w:r>
    </w:p>
    <w:p w:rsidR="005242EE" w:rsidRDefault="005242EE" w:rsidP="005242EE">
      <w:pPr>
        <w:spacing w:line="360" w:lineRule="auto"/>
        <w:rPr>
          <w:sz w:val="22"/>
          <w:szCs w:val="22"/>
        </w:rPr>
      </w:pPr>
    </w:p>
    <w:p w:rsidR="005242EE" w:rsidRDefault="005242EE">
      <w:pPr>
        <w:spacing w:after="200" w:line="276" w:lineRule="auto"/>
        <w:rPr>
          <w:sz w:val="22"/>
          <w:szCs w:val="22"/>
        </w:rPr>
      </w:pPr>
      <w:r>
        <w:rPr>
          <w:sz w:val="22"/>
          <w:szCs w:val="22"/>
        </w:rPr>
        <w:br w:type="page"/>
      </w:r>
    </w:p>
    <w:p w:rsidR="005242EE" w:rsidRDefault="00AA265D" w:rsidP="00956206">
      <w:pPr>
        <w:pStyle w:val="Heading1"/>
        <w:numPr>
          <w:ilvl w:val="0"/>
          <w:numId w:val="5"/>
        </w:numPr>
        <w:spacing w:line="360" w:lineRule="auto"/>
        <w:ind w:left="0" w:firstLine="0"/>
        <w:rPr>
          <w:rFonts w:ascii="Times New Roman" w:hAnsi="Times New Roman"/>
        </w:rPr>
      </w:pPr>
      <w:r>
        <w:rPr>
          <w:rFonts w:ascii="Times New Roman" w:hAnsi="Times New Roman"/>
          <w:noProof/>
        </w:rPr>
        <w:lastRenderedPageBreak/>
        <w:pict>
          <v:shape id="Text Box 65" o:spid="_x0000_s1054" type="#_x0000_t202" style="position:absolute;left:0;text-align:left;margin-left:-5.05pt;margin-top:-45.15pt;width:424.45pt;height:25.9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l4uwIAAMM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" filled="f" stroked="f">
            <v:textbox>
              <w:txbxContent>
                <w:p w:rsidR="0037106A" w:rsidRDefault="0037106A" w:rsidP="00F27432">
                  <w:pPr>
                    <w:pBdr>
                      <w:bottom w:val="single" w:sz="4" w:space="1" w:color="auto"/>
                    </w:pBdr>
                    <w:jc w:val="center"/>
                  </w:pPr>
                  <w:r>
                    <w:t>Chapter 2 Solution, Implementation, Design</w:t>
                  </w:r>
                </w:p>
              </w:txbxContent>
            </v:textbox>
          </v:shape>
        </w:pict>
      </w:r>
      <w:r w:rsidR="005242EE">
        <w:rPr>
          <w:rFonts w:ascii="Times New Roman" w:hAnsi="Times New Roman"/>
        </w:rPr>
        <w:t>Real time Clock Module</w:t>
      </w:r>
    </w:p>
    <w:p w:rsidR="005242EE" w:rsidRDefault="005242EE" w:rsidP="005242EE">
      <w:pPr>
        <w:spacing w:line="360" w:lineRule="auto"/>
        <w:jc w:val="both"/>
        <w:rPr>
          <w:sz w:val="22"/>
        </w:rPr>
      </w:pPr>
      <w:r>
        <w:rPr>
          <w:sz w:val="22"/>
        </w:rPr>
        <w:t>For time based module we used a tiny RTC which enabled us to take real time clock data. This data is then used for logging our data with respect to time. It enabled us to log current time as well as give us future values so that we can perform operations on them.  Figure depicts our RTC that we have used.</w:t>
      </w:r>
    </w:p>
    <w:p w:rsidR="005242EE" w:rsidRDefault="005817B0" w:rsidP="005242EE">
      <w:pPr>
        <w:spacing w:line="360" w:lineRule="auto"/>
        <w:rPr>
          <w:sz w:val="22"/>
          <w:szCs w:val="22"/>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131445</wp:posOffset>
            </wp:positionV>
            <wp:extent cx="2970717" cy="2239010"/>
            <wp:effectExtent l="0" t="0" r="1270" b="8890"/>
            <wp:wrapNone/>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70717" cy="2239010"/>
                    </a:xfrm>
                    <a:prstGeom prst="rect">
                      <a:avLst/>
                    </a:prstGeom>
                    <a:noFill/>
                  </pic:spPr>
                </pic:pic>
              </a:graphicData>
            </a:graphic>
          </wp:anchor>
        </w:drawing>
      </w:r>
    </w:p>
    <w:p w:rsidR="005242EE" w:rsidRDefault="005242EE" w:rsidP="005242EE">
      <w:pPr>
        <w:spacing w:line="360" w:lineRule="auto"/>
        <w:rPr>
          <w:sz w:val="22"/>
          <w:szCs w:val="22"/>
        </w:rPr>
      </w:pPr>
    </w:p>
    <w:p w:rsidR="005242EE" w:rsidRDefault="005242EE" w:rsidP="005242EE">
      <w:pPr>
        <w:spacing w:line="360" w:lineRule="auto"/>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Default="005242EE" w:rsidP="005242EE">
      <w:pPr>
        <w:rPr>
          <w:sz w:val="22"/>
        </w:rPr>
      </w:pPr>
    </w:p>
    <w:p w:rsidR="005242EE" w:rsidRDefault="005242EE" w:rsidP="005242EE">
      <w:pPr>
        <w:ind w:left="1440" w:firstLine="720"/>
        <w:rPr>
          <w:sz w:val="22"/>
          <w:szCs w:val="22"/>
        </w:rPr>
      </w:pPr>
      <w:r>
        <w:rPr>
          <w:sz w:val="22"/>
          <w:szCs w:val="22"/>
        </w:rPr>
        <w:t xml:space="preserve">              Figure 2.5 RTC</w:t>
      </w:r>
      <w:r w:rsidR="001A085E">
        <w:rPr>
          <w:sz w:val="22"/>
          <w:szCs w:val="22"/>
        </w:rPr>
        <w:t xml:space="preserve"> DS1307</w:t>
      </w:r>
    </w:p>
    <w:p w:rsidR="005242EE" w:rsidRDefault="005242EE" w:rsidP="00956206">
      <w:pPr>
        <w:pStyle w:val="Heading1"/>
        <w:numPr>
          <w:ilvl w:val="0"/>
          <w:numId w:val="5"/>
        </w:numPr>
        <w:spacing w:line="360" w:lineRule="auto"/>
        <w:ind w:left="0" w:firstLine="0"/>
        <w:jc w:val="both"/>
        <w:rPr>
          <w:rFonts w:ascii="Times New Roman" w:hAnsi="Times New Roman"/>
        </w:rPr>
      </w:pPr>
      <w:r>
        <w:rPr>
          <w:rFonts w:ascii="Times New Roman" w:hAnsi="Times New Roman"/>
        </w:rPr>
        <w:t>SD Card Module</w:t>
      </w:r>
    </w:p>
    <w:p w:rsidR="005242EE" w:rsidRDefault="005817B0" w:rsidP="005242EE">
      <w:pPr>
        <w:spacing w:line="360" w:lineRule="auto"/>
        <w:jc w:val="both"/>
      </w:pPr>
      <w:r>
        <w:rPr>
          <w:noProof/>
          <w:sz w:val="22"/>
          <w:szCs w:val="22"/>
        </w:rPr>
        <w:drawing>
          <wp:anchor distT="0" distB="0" distL="114300" distR="114300" simplePos="0" relativeHeight="251668480" behindDoc="0" locked="0" layoutInCell="1" allowOverlap="1">
            <wp:simplePos x="0" y="0"/>
            <wp:positionH relativeFrom="margin">
              <wp:posOffset>1181100</wp:posOffset>
            </wp:positionH>
            <wp:positionV relativeFrom="paragraph">
              <wp:posOffset>1422291</wp:posOffset>
            </wp:positionV>
            <wp:extent cx="2914783" cy="2014438"/>
            <wp:effectExtent l="0" t="0" r="0" b="5080"/>
            <wp:wrapNone/>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4783" cy="2014438"/>
                    </a:xfrm>
                    <a:prstGeom prst="rect">
                      <a:avLst/>
                    </a:prstGeom>
                    <a:noFill/>
                  </pic:spPr>
                </pic:pic>
              </a:graphicData>
            </a:graphic>
          </wp:anchor>
        </w:drawing>
      </w:r>
      <w:r w:rsidR="005242EE">
        <w:t>For the convenience of the user and also to perform some operation (that will be mentioned after) a SD card module was used. The SD card will store all of the data of the incoming power values of our grid and solar panel. Also it will enable us to store the battery level and the consumption of load. These reading will be stored on the SD card in the form of a “.CSV” format of excel sheet. The used SD card module is shown below in figure.</w:t>
      </w:r>
    </w:p>
    <w:p w:rsidR="005242EE" w:rsidRPr="004E0BC5" w:rsidRDefault="005242EE" w:rsidP="005242EE">
      <w:pPr>
        <w:rPr>
          <w:sz w:val="22"/>
        </w:rPr>
      </w:pPr>
    </w:p>
    <w:p w:rsidR="005242EE" w:rsidRPr="005242EE" w:rsidRDefault="005242EE" w:rsidP="005242EE">
      <w:pPr>
        <w:ind w:firstLine="720"/>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Pr="005242EE" w:rsidRDefault="005242EE" w:rsidP="005242EE">
      <w:pPr>
        <w:rPr>
          <w:sz w:val="22"/>
          <w:szCs w:val="22"/>
        </w:rPr>
      </w:pPr>
    </w:p>
    <w:p w:rsidR="005242EE" w:rsidRDefault="005242EE" w:rsidP="005242EE">
      <w:pPr>
        <w:rPr>
          <w:sz w:val="22"/>
          <w:szCs w:val="22"/>
        </w:rPr>
      </w:pPr>
    </w:p>
    <w:p w:rsidR="00B93575" w:rsidRDefault="00B93575" w:rsidP="005242EE">
      <w:pPr>
        <w:rPr>
          <w:sz w:val="22"/>
          <w:szCs w:val="22"/>
        </w:rPr>
      </w:pPr>
    </w:p>
    <w:p w:rsidR="00B93575" w:rsidRDefault="00B93575" w:rsidP="005242EE">
      <w:pPr>
        <w:rPr>
          <w:sz w:val="22"/>
          <w:szCs w:val="22"/>
        </w:rPr>
      </w:pPr>
    </w:p>
    <w:p w:rsidR="00B93575" w:rsidRDefault="00B93575" w:rsidP="005242EE">
      <w:pPr>
        <w:rPr>
          <w:sz w:val="22"/>
          <w:szCs w:val="22"/>
        </w:rPr>
      </w:pPr>
    </w:p>
    <w:p w:rsidR="00B93575" w:rsidRDefault="00B93575" w:rsidP="005242EE">
      <w:pPr>
        <w:rPr>
          <w:sz w:val="22"/>
          <w:szCs w:val="22"/>
        </w:rPr>
      </w:pPr>
    </w:p>
    <w:p w:rsidR="00B93575" w:rsidRDefault="00B93575" w:rsidP="005242EE">
      <w:pPr>
        <w:rPr>
          <w:sz w:val="22"/>
          <w:szCs w:val="22"/>
        </w:rPr>
      </w:pPr>
    </w:p>
    <w:p w:rsidR="005817B0" w:rsidRDefault="00956206" w:rsidP="00956206">
      <w:pPr>
        <w:rPr>
          <w:sz w:val="22"/>
          <w:szCs w:val="22"/>
        </w:rPr>
      </w:pPr>
      <w:r>
        <w:rPr>
          <w:sz w:val="22"/>
          <w:szCs w:val="22"/>
        </w:rPr>
        <w:t xml:space="preserve">                                             </w:t>
      </w:r>
    </w:p>
    <w:p w:rsidR="00956206" w:rsidRDefault="00956206" w:rsidP="005817B0">
      <w:pPr>
        <w:jc w:val="center"/>
        <w:rPr>
          <w:sz w:val="22"/>
          <w:szCs w:val="22"/>
        </w:rPr>
      </w:pPr>
      <w:r>
        <w:rPr>
          <w:sz w:val="22"/>
          <w:szCs w:val="22"/>
        </w:rPr>
        <w:t>Figure 2.6 SD Card Module</w:t>
      </w:r>
    </w:p>
    <w:p w:rsidR="00B93575" w:rsidRDefault="00B93575" w:rsidP="005242EE">
      <w:pPr>
        <w:rPr>
          <w:sz w:val="22"/>
          <w:szCs w:val="22"/>
        </w:rPr>
      </w:pPr>
    </w:p>
    <w:p w:rsidR="00B93575" w:rsidRDefault="00AA265D" w:rsidP="00B93575">
      <w:r>
        <w:rPr>
          <w:noProof/>
        </w:rPr>
        <w:pict>
          <v:shape id="Text Box 66" o:spid="_x0000_s1055" type="#_x0000_t202" style="position:absolute;margin-left:-6.95pt;margin-top:-47.55pt;width:428.15pt;height:25.9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bugIAAMM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" filled="f" stroked="f">
            <v:textbox>
              <w:txbxContent>
                <w:p w:rsidR="0037106A" w:rsidRDefault="0037106A" w:rsidP="00F27432">
                  <w:pPr>
                    <w:pBdr>
                      <w:bottom w:val="single" w:sz="4" w:space="1" w:color="auto"/>
                    </w:pBdr>
                    <w:jc w:val="center"/>
                  </w:pPr>
                  <w:r>
                    <w:t xml:space="preserve">Intelligent Unit of Hybrid System </w:t>
                  </w:r>
                </w:p>
              </w:txbxContent>
            </v:textbox>
          </v:shape>
        </w:pict>
      </w:r>
    </w:p>
    <w:p w:rsidR="00144355" w:rsidRDefault="00144355" w:rsidP="00B93575">
      <w:pPr>
        <w:rPr>
          <w:noProof/>
        </w:rPr>
      </w:pPr>
      <w:r>
        <w:t>The procedure a SD card module follows can be shown by the flow chart below</w:t>
      </w:r>
      <w:r w:rsidRPr="00247F3D">
        <w:rPr>
          <w:noProof/>
        </w:rPr>
        <w:t xml:space="preserve"> </w:t>
      </w:r>
      <w:r>
        <w:rPr>
          <w:noProof/>
        </w:rPr>
        <w:t xml:space="preserve">     </w:t>
      </w:r>
    </w:p>
    <w:p w:rsidR="00B93575" w:rsidRDefault="00AA265D" w:rsidP="00B93575">
      <w:r>
        <w:rPr>
          <w:noProof/>
          <w:sz w:val="22"/>
          <w:szCs w:val="22"/>
        </w:rPr>
        <w:object w:dxaOrig="1440" w:dyaOrig="1440">
          <v:shape id="_x0000_s1082" type="#_x0000_t75" style="position:absolute;margin-left:30.75pt;margin-top:13pt;width:343.85pt;height:371.95pt;z-index:251795456">
            <v:imagedata r:id="rId19" o:title=""/>
          </v:shape>
          <o:OLEObject Type="Embed" ProgID="Visio.Drawing.15" ShapeID="_x0000_s1082" DrawAspect="Content" ObjectID="_1497678392" r:id="rId20"/>
        </w:object>
      </w:r>
      <w:r w:rsidR="00144355">
        <w:rPr>
          <w:noProof/>
        </w:rPr>
        <w:t xml:space="preserve">     </w:t>
      </w:r>
    </w:p>
    <w:p w:rsidR="00B93575" w:rsidRDefault="00B93575" w:rsidP="00B93575"/>
    <w:p w:rsidR="00B93575" w:rsidRDefault="00B9357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5242EE">
      <w:pPr>
        <w:rPr>
          <w:sz w:val="22"/>
          <w:szCs w:val="22"/>
        </w:rPr>
      </w:pPr>
    </w:p>
    <w:p w:rsidR="00144355" w:rsidRDefault="00144355" w:rsidP="00144355">
      <w:pPr>
        <w:jc w:val="center"/>
        <w:rPr>
          <w:sz w:val="22"/>
          <w:szCs w:val="22"/>
        </w:rPr>
      </w:pPr>
      <w:r>
        <w:rPr>
          <w:sz w:val="22"/>
          <w:szCs w:val="22"/>
        </w:rPr>
        <w:t>Figure 2.7 SD card Process</w:t>
      </w:r>
    </w:p>
    <w:p w:rsidR="00144355" w:rsidRDefault="00144355" w:rsidP="00144355">
      <w:pPr>
        <w:rPr>
          <w:sz w:val="22"/>
          <w:szCs w:val="22"/>
        </w:rPr>
      </w:pPr>
    </w:p>
    <w:p w:rsidR="00144355" w:rsidRDefault="00144355" w:rsidP="00956206">
      <w:pPr>
        <w:pStyle w:val="Heading1"/>
        <w:numPr>
          <w:ilvl w:val="0"/>
          <w:numId w:val="5"/>
        </w:numPr>
        <w:ind w:left="0" w:firstLine="0"/>
        <w:rPr>
          <w:rFonts w:ascii="Times New Roman" w:hAnsi="Times New Roman"/>
        </w:rPr>
      </w:pPr>
      <w:r>
        <w:rPr>
          <w:rFonts w:ascii="Times New Roman" w:hAnsi="Times New Roman"/>
        </w:rPr>
        <w:t xml:space="preserve">Graphical User Interface </w:t>
      </w:r>
    </w:p>
    <w:p w:rsidR="00144355" w:rsidRPr="00144355" w:rsidRDefault="00144355" w:rsidP="00144355"/>
    <w:p w:rsidR="00144355" w:rsidRDefault="00144355" w:rsidP="00144355">
      <w:pPr>
        <w:spacing w:line="360" w:lineRule="auto"/>
        <w:jc w:val="both"/>
      </w:pPr>
      <w:r>
        <w:t xml:space="preserve">For the convenience of the user a Graphical User Interface was designed and implemented. This GUI was designed in MATLAB. This GUI picks up the data of the SD card when it is connected to a laptop or PC. It first translate the comma separated values to a Matrix and then these values can be saved into different vectors for the multiple operations that we require for our GUI.  Given below is the GUI which not only can show the grid voltage, load consumption, solar power and battery level with respect to real time in a single graph but can also show each and every individual </w:t>
      </w:r>
      <w:r>
        <w:lastRenderedPageBreak/>
        <w:t>variable with respect to time in the same GUI with the push of a button. Given below are the figures of GUI for each and every case.</w:t>
      </w:r>
    </w:p>
    <w:p w:rsidR="007811C5" w:rsidRDefault="00AA265D" w:rsidP="00144355">
      <w:pPr>
        <w:spacing w:line="360" w:lineRule="auto"/>
        <w:jc w:val="both"/>
      </w:pPr>
      <w:r>
        <w:rPr>
          <w:noProof/>
        </w:rPr>
        <w:pict>
          <v:shape id="Text Box 67" o:spid="_x0000_s1056" type="#_x0000_t202" style="position:absolute;left:0;text-align:left;margin-left:-.55pt;margin-top:-89.55pt;width:424.45pt;height:25.9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L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" filled="f" stroked="f">
            <v:textbox>
              <w:txbxContent>
                <w:p w:rsidR="0037106A" w:rsidRDefault="0037106A" w:rsidP="00F27432">
                  <w:pPr>
                    <w:pBdr>
                      <w:bottom w:val="single" w:sz="4" w:space="1" w:color="auto"/>
                    </w:pBdr>
                    <w:jc w:val="center"/>
                  </w:pPr>
                  <w:r>
                    <w:t>Chapter 2 Solution, Implementation, Design</w:t>
                  </w:r>
                </w:p>
              </w:txbxContent>
            </v:textbox>
          </v:shape>
        </w:pict>
      </w:r>
    </w:p>
    <w:p w:rsidR="007811C5" w:rsidRDefault="007811C5" w:rsidP="00144355">
      <w:pPr>
        <w:spacing w:line="360" w:lineRule="auto"/>
        <w:jc w:val="both"/>
      </w:pPr>
    </w:p>
    <w:p w:rsidR="007811C5" w:rsidRDefault="00A43A10" w:rsidP="00144355">
      <w:pPr>
        <w:spacing w:line="360" w:lineRule="auto"/>
        <w:jc w:val="both"/>
      </w:pPr>
      <w:r>
        <w:rPr>
          <w:noProof/>
        </w:rPr>
        <w:drawing>
          <wp:anchor distT="0" distB="0" distL="114300" distR="114300" simplePos="0" relativeHeight="251758592" behindDoc="0" locked="0" layoutInCell="1" allowOverlap="1">
            <wp:simplePos x="0" y="0"/>
            <wp:positionH relativeFrom="margin">
              <wp:align>left</wp:align>
            </wp:positionH>
            <wp:positionV relativeFrom="paragraph">
              <wp:posOffset>14691</wp:posOffset>
            </wp:positionV>
            <wp:extent cx="5274945" cy="3023235"/>
            <wp:effectExtent l="0" t="0" r="190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3023235"/>
                    </a:xfrm>
                    <a:prstGeom prst="rect">
                      <a:avLst/>
                    </a:prstGeom>
                  </pic:spPr>
                </pic:pic>
              </a:graphicData>
            </a:graphic>
          </wp:anchor>
        </w:drawing>
      </w:r>
    </w:p>
    <w:p w:rsidR="00144355" w:rsidRDefault="00144355" w:rsidP="00144355"/>
    <w:p w:rsidR="00144355" w:rsidRDefault="00144355"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317B22">
      <w:pPr>
        <w:jc w:val="right"/>
        <w:rPr>
          <w:sz w:val="22"/>
          <w:szCs w:val="22"/>
        </w:rPr>
      </w:pPr>
    </w:p>
    <w:p w:rsidR="00317B22" w:rsidRDefault="00317B22" w:rsidP="00317B22">
      <w:pPr>
        <w:jc w:val="right"/>
        <w:rPr>
          <w:sz w:val="22"/>
          <w:szCs w:val="22"/>
        </w:rPr>
      </w:pPr>
    </w:p>
    <w:p w:rsidR="00317B22" w:rsidRDefault="00317B22" w:rsidP="00317B22">
      <w:pPr>
        <w:jc w:val="right"/>
        <w:rPr>
          <w:sz w:val="22"/>
          <w:szCs w:val="22"/>
        </w:rPr>
      </w:pPr>
    </w:p>
    <w:p w:rsidR="00885299" w:rsidRDefault="00885299" w:rsidP="00885299">
      <w:pPr>
        <w:rPr>
          <w:sz w:val="22"/>
          <w:szCs w:val="22"/>
        </w:rPr>
      </w:pPr>
    </w:p>
    <w:p w:rsidR="00885299" w:rsidRDefault="00317B22" w:rsidP="00885299">
      <w:pPr>
        <w:jc w:val="center"/>
        <w:rPr>
          <w:sz w:val="22"/>
          <w:szCs w:val="22"/>
        </w:rPr>
      </w:pPr>
      <w:r>
        <w:rPr>
          <w:sz w:val="22"/>
          <w:szCs w:val="22"/>
        </w:rPr>
        <w:t>Figure 2.8 GUI Show all</w:t>
      </w:r>
    </w:p>
    <w:p w:rsidR="00AC7933" w:rsidRDefault="00AC7933" w:rsidP="00885299">
      <w:pPr>
        <w:jc w:val="center"/>
        <w:rPr>
          <w:sz w:val="22"/>
          <w:szCs w:val="22"/>
        </w:rPr>
      </w:pPr>
    </w:p>
    <w:p w:rsidR="00885299" w:rsidRDefault="00885299" w:rsidP="002466F8">
      <w:pPr>
        <w:spacing w:line="360" w:lineRule="auto"/>
        <w:rPr>
          <w:sz w:val="22"/>
          <w:szCs w:val="22"/>
        </w:rPr>
      </w:pPr>
      <w:r>
        <w:rPr>
          <w:sz w:val="22"/>
          <w:szCs w:val="22"/>
        </w:rPr>
        <w:t>In this GUI we see the initial display window that popes up when our GUI is run. This GUI takes all of the variables in our comma separated file and places them in the form of a graph. A legend is also given at the top of the graph which tells us which line represents which variable. If we see this current graph then we can see that</w:t>
      </w:r>
    </w:p>
    <w:p w:rsidR="00885299" w:rsidRDefault="00885299" w:rsidP="002466F8">
      <w:pPr>
        <w:spacing w:line="360" w:lineRule="auto"/>
        <w:rPr>
          <w:sz w:val="22"/>
          <w:szCs w:val="22"/>
        </w:rPr>
      </w:pPr>
    </w:p>
    <w:p w:rsidR="00885299" w:rsidRDefault="00885299" w:rsidP="002466F8">
      <w:pPr>
        <w:pStyle w:val="ListParagraph"/>
        <w:numPr>
          <w:ilvl w:val="0"/>
          <w:numId w:val="16"/>
        </w:numPr>
        <w:spacing w:line="360" w:lineRule="auto"/>
        <w:rPr>
          <w:sz w:val="22"/>
          <w:szCs w:val="22"/>
        </w:rPr>
      </w:pPr>
      <w:r>
        <w:rPr>
          <w:sz w:val="22"/>
          <w:szCs w:val="22"/>
        </w:rPr>
        <w:t>D</w:t>
      </w:r>
      <w:r w:rsidRPr="00885299">
        <w:rPr>
          <w:sz w:val="22"/>
          <w:szCs w:val="22"/>
        </w:rPr>
        <w:t>a</w:t>
      </w:r>
      <w:r>
        <w:rPr>
          <w:sz w:val="22"/>
          <w:szCs w:val="22"/>
        </w:rPr>
        <w:t xml:space="preserve">rk blue represents </w:t>
      </w:r>
      <w:r w:rsidR="00AC7933">
        <w:rPr>
          <w:sz w:val="22"/>
          <w:szCs w:val="22"/>
        </w:rPr>
        <w:t>our solar power in KWH</w:t>
      </w:r>
    </w:p>
    <w:p w:rsidR="00AC7933" w:rsidRDefault="00AC7933" w:rsidP="002466F8">
      <w:pPr>
        <w:pStyle w:val="ListParagraph"/>
        <w:numPr>
          <w:ilvl w:val="0"/>
          <w:numId w:val="16"/>
        </w:numPr>
        <w:spacing w:line="360" w:lineRule="auto"/>
        <w:rPr>
          <w:sz w:val="22"/>
          <w:szCs w:val="22"/>
        </w:rPr>
      </w:pPr>
      <w:r>
        <w:rPr>
          <w:sz w:val="22"/>
          <w:szCs w:val="22"/>
        </w:rPr>
        <w:t>Green represents our grid voltage in Volts</w:t>
      </w:r>
    </w:p>
    <w:p w:rsidR="00AC7933" w:rsidRDefault="00AC7933" w:rsidP="002466F8">
      <w:pPr>
        <w:pStyle w:val="ListParagraph"/>
        <w:numPr>
          <w:ilvl w:val="0"/>
          <w:numId w:val="16"/>
        </w:numPr>
        <w:spacing w:line="360" w:lineRule="auto"/>
        <w:rPr>
          <w:sz w:val="22"/>
          <w:szCs w:val="22"/>
        </w:rPr>
      </w:pPr>
      <w:r>
        <w:rPr>
          <w:sz w:val="22"/>
          <w:szCs w:val="22"/>
        </w:rPr>
        <w:t xml:space="preserve">Read represents our battery level in percentage </w:t>
      </w:r>
    </w:p>
    <w:p w:rsidR="00AC7933" w:rsidRDefault="00AC7933" w:rsidP="002466F8">
      <w:pPr>
        <w:pStyle w:val="ListParagraph"/>
        <w:numPr>
          <w:ilvl w:val="0"/>
          <w:numId w:val="16"/>
        </w:numPr>
        <w:spacing w:line="360" w:lineRule="auto"/>
        <w:rPr>
          <w:sz w:val="22"/>
          <w:szCs w:val="22"/>
        </w:rPr>
      </w:pPr>
      <w:r>
        <w:rPr>
          <w:sz w:val="22"/>
          <w:szCs w:val="22"/>
        </w:rPr>
        <w:t>Light blue represents our load consumption in KWH</w:t>
      </w:r>
    </w:p>
    <w:p w:rsidR="00AC7933" w:rsidRDefault="00AC7933" w:rsidP="002466F8">
      <w:pPr>
        <w:spacing w:after="200" w:line="360" w:lineRule="auto"/>
        <w:rPr>
          <w:sz w:val="22"/>
          <w:szCs w:val="22"/>
        </w:rPr>
      </w:pPr>
      <w:r>
        <w:rPr>
          <w:sz w:val="22"/>
          <w:szCs w:val="22"/>
        </w:rPr>
        <w:br w:type="page"/>
      </w:r>
    </w:p>
    <w:p w:rsidR="00AC7933" w:rsidRDefault="00AA265D" w:rsidP="00706714">
      <w:pPr>
        <w:pStyle w:val="ListParagraph"/>
        <w:rPr>
          <w:sz w:val="22"/>
          <w:szCs w:val="22"/>
        </w:rPr>
      </w:pPr>
      <w:r>
        <w:rPr>
          <w:noProof/>
          <w:sz w:val="22"/>
          <w:szCs w:val="22"/>
        </w:rPr>
        <w:lastRenderedPageBreak/>
        <w:pict>
          <v:shape id="Text Box 94" o:spid="_x0000_s1057" type="#_x0000_t202" style="position:absolute;left:0;text-align:left;margin-left:0;margin-top:-50.1pt;width:428.15pt;height:25.95pt;z-index:2517473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R+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" filled="f" stroked="f">
            <v:textbox>
              <w:txbxContent>
                <w:p w:rsidR="0037106A" w:rsidRDefault="0037106A" w:rsidP="00956206">
                  <w:pPr>
                    <w:pBdr>
                      <w:bottom w:val="single" w:sz="4" w:space="1" w:color="auto"/>
                    </w:pBdr>
                    <w:jc w:val="center"/>
                  </w:pPr>
                  <w:r>
                    <w:t xml:space="preserve">Intelligent Unit of Hybrid System </w:t>
                  </w:r>
                </w:p>
              </w:txbxContent>
            </v:textbox>
            <w10:wrap anchorx="margin"/>
          </v:shape>
        </w:pict>
      </w:r>
    </w:p>
    <w:p w:rsidR="00706714" w:rsidRDefault="00706714" w:rsidP="00706714">
      <w:pPr>
        <w:pStyle w:val="ListParagraph"/>
        <w:rPr>
          <w:sz w:val="22"/>
          <w:szCs w:val="22"/>
        </w:rPr>
      </w:pPr>
    </w:p>
    <w:p w:rsidR="00706714" w:rsidRPr="00885299" w:rsidDel="00885299" w:rsidRDefault="00706714" w:rsidP="00706714">
      <w:pPr>
        <w:pStyle w:val="ListParagraph"/>
        <w:rPr>
          <w:del w:id="1" w:author="Arsalan" w:date="2015-06-21T00:32:00Z"/>
          <w:sz w:val="22"/>
          <w:szCs w:val="22"/>
        </w:rPr>
      </w:pPr>
    </w:p>
    <w:p w:rsidR="00317B22" w:rsidRDefault="00317B22" w:rsidP="00706714">
      <w:pPr>
        <w:pStyle w:val="ListParagraph"/>
        <w:rPr>
          <w:sz w:val="22"/>
          <w:szCs w:val="22"/>
        </w:rPr>
      </w:pPr>
    </w:p>
    <w:p w:rsidR="00317B22" w:rsidRDefault="00A43A10" w:rsidP="00144355">
      <w:pPr>
        <w:jc w:val="center"/>
        <w:rPr>
          <w:sz w:val="22"/>
          <w:szCs w:val="22"/>
        </w:rPr>
      </w:pPr>
      <w:r>
        <w:rPr>
          <w:noProof/>
        </w:rPr>
        <w:drawing>
          <wp:anchor distT="0" distB="0" distL="114300" distR="114300" simplePos="0" relativeHeight="251759616" behindDoc="0" locked="0" layoutInCell="1" allowOverlap="1">
            <wp:simplePos x="0" y="0"/>
            <wp:positionH relativeFrom="column">
              <wp:posOffset>6824</wp:posOffset>
            </wp:positionH>
            <wp:positionV relativeFrom="paragraph">
              <wp:posOffset>-2929</wp:posOffset>
            </wp:positionV>
            <wp:extent cx="5274945" cy="3023235"/>
            <wp:effectExtent l="0" t="0" r="1905"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3023235"/>
                    </a:xfrm>
                    <a:prstGeom prst="rect">
                      <a:avLst/>
                    </a:prstGeom>
                  </pic:spPr>
                </pic:pic>
              </a:graphicData>
            </a:graphic>
          </wp:anchor>
        </w:drawing>
      </w: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317B22" w:rsidRDefault="00317B22" w:rsidP="00144355">
      <w:pPr>
        <w:jc w:val="center"/>
        <w:rPr>
          <w:sz w:val="22"/>
          <w:szCs w:val="22"/>
        </w:rPr>
      </w:pPr>
    </w:p>
    <w:p w:rsidR="00AC7933" w:rsidRDefault="00AC7933" w:rsidP="00956206">
      <w:pPr>
        <w:jc w:val="center"/>
        <w:rPr>
          <w:sz w:val="22"/>
          <w:szCs w:val="22"/>
        </w:rPr>
      </w:pPr>
    </w:p>
    <w:p w:rsidR="00AC7933" w:rsidRDefault="00AC7933" w:rsidP="00956206">
      <w:pPr>
        <w:jc w:val="center"/>
        <w:rPr>
          <w:sz w:val="22"/>
          <w:szCs w:val="22"/>
        </w:rPr>
      </w:pPr>
    </w:p>
    <w:p w:rsidR="00AC7933" w:rsidRDefault="00AC7933" w:rsidP="00956206">
      <w:pPr>
        <w:jc w:val="center"/>
        <w:rPr>
          <w:sz w:val="22"/>
          <w:szCs w:val="22"/>
        </w:rPr>
      </w:pPr>
    </w:p>
    <w:p w:rsidR="00AC7933" w:rsidRDefault="00AC7933" w:rsidP="00956206">
      <w:pPr>
        <w:jc w:val="center"/>
        <w:rPr>
          <w:sz w:val="22"/>
          <w:szCs w:val="22"/>
        </w:rPr>
      </w:pPr>
    </w:p>
    <w:p w:rsidR="00AC7933" w:rsidRDefault="00AC7933" w:rsidP="00956206">
      <w:pPr>
        <w:jc w:val="center"/>
        <w:rPr>
          <w:sz w:val="22"/>
          <w:szCs w:val="22"/>
        </w:rPr>
      </w:pPr>
    </w:p>
    <w:p w:rsidR="00956206" w:rsidRDefault="00956206" w:rsidP="002466F8">
      <w:pPr>
        <w:spacing w:line="360" w:lineRule="auto"/>
        <w:jc w:val="center"/>
        <w:rPr>
          <w:sz w:val="22"/>
          <w:szCs w:val="22"/>
        </w:rPr>
      </w:pPr>
      <w:r>
        <w:rPr>
          <w:sz w:val="22"/>
          <w:szCs w:val="22"/>
        </w:rPr>
        <w:t>Figure 2.9 GUI grid Voltage</w:t>
      </w:r>
    </w:p>
    <w:p w:rsidR="00A43A10" w:rsidRDefault="00A43A10" w:rsidP="002466F8">
      <w:pPr>
        <w:spacing w:line="360" w:lineRule="auto"/>
        <w:jc w:val="center"/>
        <w:rPr>
          <w:sz w:val="22"/>
          <w:szCs w:val="22"/>
        </w:rPr>
      </w:pPr>
      <w:r>
        <w:rPr>
          <w:sz w:val="22"/>
          <w:szCs w:val="22"/>
        </w:rPr>
        <w:t>Y-axis Volts</w:t>
      </w:r>
    </w:p>
    <w:p w:rsidR="00A43A10" w:rsidRDefault="00A43A10" w:rsidP="002466F8">
      <w:pPr>
        <w:spacing w:line="360" w:lineRule="auto"/>
        <w:jc w:val="center"/>
        <w:rPr>
          <w:sz w:val="22"/>
          <w:szCs w:val="22"/>
        </w:rPr>
      </w:pPr>
      <w:r>
        <w:rPr>
          <w:sz w:val="22"/>
          <w:szCs w:val="22"/>
        </w:rPr>
        <w:t>X-axis time</w:t>
      </w:r>
    </w:p>
    <w:p w:rsidR="00A43A10" w:rsidRDefault="00A43A10" w:rsidP="002466F8">
      <w:pPr>
        <w:spacing w:line="360" w:lineRule="auto"/>
        <w:jc w:val="center"/>
        <w:rPr>
          <w:sz w:val="22"/>
          <w:szCs w:val="22"/>
        </w:rPr>
      </w:pPr>
      <w:r>
        <w:rPr>
          <w:sz w:val="22"/>
          <w:szCs w:val="22"/>
        </w:rPr>
        <w:t xml:space="preserve">  </w:t>
      </w:r>
    </w:p>
    <w:p w:rsidR="00A43A10" w:rsidRDefault="00A43A10" w:rsidP="002466F8">
      <w:pPr>
        <w:spacing w:line="360" w:lineRule="auto"/>
        <w:rPr>
          <w:sz w:val="22"/>
          <w:szCs w:val="22"/>
        </w:rPr>
      </w:pPr>
      <w:r>
        <w:rPr>
          <w:sz w:val="22"/>
          <w:szCs w:val="22"/>
        </w:rPr>
        <w:t>This figure gives us an accurate view of the change of voltage with respect to time.</w:t>
      </w:r>
    </w:p>
    <w:p w:rsidR="00A43A10" w:rsidRDefault="00A43A10" w:rsidP="00A43A10">
      <w:pPr>
        <w:rPr>
          <w:sz w:val="22"/>
          <w:szCs w:val="22"/>
        </w:rPr>
      </w:pPr>
    </w:p>
    <w:p w:rsidR="00317B22" w:rsidRDefault="00317B22" w:rsidP="00144355">
      <w:pPr>
        <w:jc w:val="center"/>
        <w:rPr>
          <w:sz w:val="22"/>
          <w:szCs w:val="22"/>
        </w:rPr>
      </w:pPr>
    </w:p>
    <w:p w:rsidR="007811C5" w:rsidRDefault="007811C5" w:rsidP="00F84D5C">
      <w:pPr>
        <w:spacing w:after="200" w:line="276" w:lineRule="auto"/>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2466F8" w:rsidRDefault="002466F8" w:rsidP="007811C5">
      <w:pPr>
        <w:rPr>
          <w:sz w:val="22"/>
        </w:rPr>
      </w:pPr>
    </w:p>
    <w:p w:rsidR="002466F8" w:rsidRDefault="00AA265D" w:rsidP="007811C5">
      <w:pPr>
        <w:rPr>
          <w:sz w:val="22"/>
        </w:rPr>
      </w:pPr>
      <w:r>
        <w:rPr>
          <w:b/>
          <w:noProof/>
          <w:sz w:val="28"/>
          <w:szCs w:val="28"/>
        </w:rPr>
        <w:pict>
          <v:shape id="Text Box 71" o:spid="_x0000_s1058" type="#_x0000_t202" style="position:absolute;margin-left:-10.55pt;margin-top:-49.65pt;width:436.5pt;height:25.95pt;z-index:2517729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3c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" filled="f" stroked="f">
            <v:textbox>
              <w:txbxContent>
                <w:p w:rsidR="0037106A" w:rsidRDefault="0037106A" w:rsidP="006807A5">
                  <w:pPr>
                    <w:pBdr>
                      <w:bottom w:val="single" w:sz="4" w:space="1" w:color="auto"/>
                    </w:pBdr>
                    <w:jc w:val="center"/>
                  </w:pPr>
                  <w:r>
                    <w:t>Chapter 2 Solution, Implementation, Design</w:t>
                  </w:r>
                </w:p>
              </w:txbxContent>
            </v:textbox>
            <w10:wrap anchorx="margin"/>
          </v:shape>
        </w:pict>
      </w:r>
      <w:r w:rsidR="002466F8">
        <w:rPr>
          <w:noProof/>
        </w:rPr>
        <w:drawing>
          <wp:anchor distT="0" distB="0" distL="114300" distR="114300" simplePos="0" relativeHeight="251760640" behindDoc="0" locked="0" layoutInCell="1" allowOverlap="1">
            <wp:simplePos x="0" y="0"/>
            <wp:positionH relativeFrom="page">
              <wp:posOffset>1280387</wp:posOffset>
            </wp:positionH>
            <wp:positionV relativeFrom="paragraph">
              <wp:posOffset>115043</wp:posOffset>
            </wp:positionV>
            <wp:extent cx="5274945" cy="3023235"/>
            <wp:effectExtent l="0" t="0" r="1905" b="571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3023235"/>
                    </a:xfrm>
                    <a:prstGeom prst="rect">
                      <a:avLst/>
                    </a:prstGeom>
                  </pic:spPr>
                </pic:pic>
              </a:graphicData>
            </a:graphic>
          </wp:anchor>
        </w:drawing>
      </w: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7811C5">
      <w:pPr>
        <w:rPr>
          <w:sz w:val="22"/>
        </w:rPr>
      </w:pPr>
    </w:p>
    <w:p w:rsidR="002466F8" w:rsidRDefault="002466F8" w:rsidP="00956206">
      <w:pPr>
        <w:jc w:val="center"/>
        <w:rPr>
          <w:sz w:val="22"/>
          <w:szCs w:val="22"/>
        </w:rPr>
      </w:pPr>
    </w:p>
    <w:p w:rsidR="002466F8" w:rsidRDefault="002466F8" w:rsidP="00956206">
      <w:pPr>
        <w:jc w:val="center"/>
        <w:rPr>
          <w:sz w:val="22"/>
          <w:szCs w:val="22"/>
        </w:rPr>
      </w:pPr>
    </w:p>
    <w:p w:rsidR="002466F8" w:rsidRDefault="002466F8" w:rsidP="00956206">
      <w:pPr>
        <w:jc w:val="center"/>
        <w:rPr>
          <w:sz w:val="22"/>
          <w:szCs w:val="22"/>
        </w:rPr>
      </w:pPr>
    </w:p>
    <w:p w:rsidR="002466F8" w:rsidRDefault="002466F8" w:rsidP="002466F8">
      <w:pPr>
        <w:jc w:val="center"/>
        <w:rPr>
          <w:sz w:val="22"/>
          <w:szCs w:val="22"/>
        </w:rPr>
      </w:pPr>
    </w:p>
    <w:p w:rsidR="007811C5" w:rsidRDefault="007811C5" w:rsidP="002466F8">
      <w:pPr>
        <w:spacing w:line="360" w:lineRule="auto"/>
        <w:jc w:val="center"/>
        <w:rPr>
          <w:sz w:val="22"/>
          <w:szCs w:val="22"/>
        </w:rPr>
      </w:pPr>
      <w:r>
        <w:rPr>
          <w:sz w:val="22"/>
          <w:szCs w:val="22"/>
        </w:rPr>
        <w:t>Figure 2.10 GUI Solar Power</w:t>
      </w:r>
    </w:p>
    <w:p w:rsidR="002466F8" w:rsidRDefault="002466F8" w:rsidP="002466F8">
      <w:pPr>
        <w:spacing w:line="360" w:lineRule="auto"/>
        <w:jc w:val="center"/>
        <w:rPr>
          <w:sz w:val="22"/>
          <w:szCs w:val="22"/>
        </w:rPr>
      </w:pPr>
      <w:r>
        <w:rPr>
          <w:sz w:val="22"/>
          <w:szCs w:val="22"/>
        </w:rPr>
        <w:t>Y-axis KWH</w:t>
      </w:r>
    </w:p>
    <w:p w:rsidR="002466F8" w:rsidRDefault="002466F8" w:rsidP="002466F8">
      <w:pPr>
        <w:spacing w:line="360" w:lineRule="auto"/>
        <w:jc w:val="center"/>
        <w:rPr>
          <w:sz w:val="22"/>
          <w:szCs w:val="22"/>
        </w:rPr>
      </w:pPr>
      <w:r>
        <w:rPr>
          <w:sz w:val="22"/>
          <w:szCs w:val="22"/>
        </w:rPr>
        <w:t>X-axis time</w:t>
      </w:r>
    </w:p>
    <w:p w:rsidR="002466F8" w:rsidRDefault="002466F8" w:rsidP="002466F8">
      <w:pPr>
        <w:spacing w:line="360" w:lineRule="auto"/>
        <w:rPr>
          <w:sz w:val="22"/>
          <w:szCs w:val="22"/>
        </w:rPr>
      </w:pPr>
    </w:p>
    <w:p w:rsidR="002466F8" w:rsidRDefault="002466F8" w:rsidP="002466F8">
      <w:pPr>
        <w:jc w:val="center"/>
        <w:rPr>
          <w:sz w:val="22"/>
          <w:szCs w:val="22"/>
        </w:rPr>
      </w:pPr>
    </w:p>
    <w:p w:rsidR="007811C5" w:rsidRDefault="007811C5" w:rsidP="002466F8">
      <w:pPr>
        <w:jc w:val="cente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6807A5" w:rsidRDefault="00AA265D" w:rsidP="00956206">
      <w:pPr>
        <w:jc w:val="center"/>
        <w:rPr>
          <w:sz w:val="22"/>
          <w:szCs w:val="22"/>
        </w:rPr>
      </w:pPr>
      <w:r>
        <w:rPr>
          <w:noProof/>
          <w:sz w:val="22"/>
          <w:szCs w:val="22"/>
        </w:rPr>
        <w:pict>
          <v:shape id="_x0000_s1059" type="#_x0000_t202" style="position:absolute;left:0;text-align:left;margin-left:0;margin-top:-47.9pt;width:428.15pt;height:25.95pt;z-index:25176473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Z6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" filled="f" stroked="f">
            <v:textbox>
              <w:txbxContent>
                <w:p w:rsidR="0037106A" w:rsidRDefault="0037106A" w:rsidP="006807A5">
                  <w:pPr>
                    <w:pBdr>
                      <w:bottom w:val="single" w:sz="4" w:space="1" w:color="auto"/>
                    </w:pBdr>
                    <w:jc w:val="center"/>
                  </w:pPr>
                  <w:r>
                    <w:t xml:space="preserve">Intelligent Unit of Hybrid System </w:t>
                  </w:r>
                </w:p>
              </w:txbxContent>
            </v:textbox>
            <w10:wrap anchorx="margin"/>
          </v:shape>
        </w:pict>
      </w:r>
      <w:r w:rsidR="006807A5">
        <w:rPr>
          <w:noProof/>
        </w:rPr>
        <w:drawing>
          <wp:anchor distT="0" distB="0" distL="114300" distR="114300" simplePos="0" relativeHeight="251761664" behindDoc="0" locked="0" layoutInCell="1" allowOverlap="1">
            <wp:simplePos x="0" y="0"/>
            <wp:positionH relativeFrom="margin">
              <wp:align>left</wp:align>
            </wp:positionH>
            <wp:positionV relativeFrom="paragraph">
              <wp:posOffset>10160</wp:posOffset>
            </wp:positionV>
            <wp:extent cx="5274945" cy="3023235"/>
            <wp:effectExtent l="0" t="0" r="1905" b="57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3023235"/>
                    </a:xfrm>
                    <a:prstGeom prst="rect">
                      <a:avLst/>
                    </a:prstGeom>
                  </pic:spPr>
                </pic:pic>
              </a:graphicData>
            </a:graphic>
          </wp:anchor>
        </w:drawing>
      </w: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956206">
      <w:pPr>
        <w:jc w:val="center"/>
        <w:rPr>
          <w:sz w:val="22"/>
          <w:szCs w:val="22"/>
        </w:rPr>
      </w:pPr>
    </w:p>
    <w:p w:rsidR="006807A5" w:rsidRDefault="006807A5" w:rsidP="006807A5">
      <w:pPr>
        <w:spacing w:line="360" w:lineRule="auto"/>
        <w:jc w:val="center"/>
        <w:rPr>
          <w:sz w:val="22"/>
          <w:szCs w:val="22"/>
        </w:rPr>
      </w:pPr>
    </w:p>
    <w:p w:rsidR="006807A5" w:rsidRDefault="007811C5" w:rsidP="006807A5">
      <w:pPr>
        <w:spacing w:line="360" w:lineRule="auto"/>
        <w:jc w:val="center"/>
        <w:rPr>
          <w:sz w:val="22"/>
          <w:szCs w:val="22"/>
        </w:rPr>
      </w:pPr>
      <w:r>
        <w:rPr>
          <w:sz w:val="22"/>
          <w:szCs w:val="22"/>
        </w:rPr>
        <w:t>Figure 2.11 GUI Battery level</w:t>
      </w:r>
    </w:p>
    <w:p w:rsidR="006807A5" w:rsidRDefault="006807A5" w:rsidP="006807A5">
      <w:pPr>
        <w:spacing w:line="360" w:lineRule="auto"/>
        <w:jc w:val="center"/>
        <w:rPr>
          <w:sz w:val="22"/>
          <w:szCs w:val="22"/>
        </w:rPr>
      </w:pPr>
      <w:r>
        <w:rPr>
          <w:sz w:val="22"/>
          <w:szCs w:val="22"/>
        </w:rPr>
        <w:t>Y-axis Battery level (%)</w:t>
      </w:r>
    </w:p>
    <w:p w:rsidR="006807A5" w:rsidRDefault="006807A5" w:rsidP="006807A5">
      <w:pPr>
        <w:spacing w:line="360" w:lineRule="auto"/>
        <w:jc w:val="center"/>
        <w:rPr>
          <w:sz w:val="22"/>
          <w:szCs w:val="22"/>
        </w:rPr>
      </w:pPr>
      <w:r>
        <w:rPr>
          <w:sz w:val="22"/>
          <w:szCs w:val="22"/>
        </w:rPr>
        <w:t>X-axis time</w:t>
      </w:r>
    </w:p>
    <w:p w:rsidR="006807A5" w:rsidRPr="00EE6384" w:rsidRDefault="006807A5" w:rsidP="00956206">
      <w:pPr>
        <w:jc w:val="center"/>
        <w:rPr>
          <w:b/>
          <w:sz w:val="22"/>
        </w:rPr>
      </w:pPr>
    </w:p>
    <w:p w:rsidR="007811C5" w:rsidRDefault="007811C5">
      <w:pPr>
        <w:spacing w:after="200" w:line="276" w:lineRule="auto"/>
        <w:rPr>
          <w:sz w:val="22"/>
        </w:rPr>
      </w:pPr>
      <w:r>
        <w:rPr>
          <w:sz w:val="22"/>
        </w:rPr>
        <w:br w:type="page"/>
      </w:r>
    </w:p>
    <w:p w:rsidR="007811C5" w:rsidRDefault="00AA265D" w:rsidP="007811C5">
      <w:pPr>
        <w:rPr>
          <w:sz w:val="22"/>
        </w:rPr>
      </w:pPr>
      <w:r>
        <w:rPr>
          <w:noProof/>
        </w:rPr>
        <w:lastRenderedPageBreak/>
        <w:pict>
          <v:shape id="Text Box 69" o:spid="_x0000_s1060" type="#_x0000_t202" style="position:absolute;margin-left:-1.05pt;margin-top:-47.4pt;width:424.45pt;height:25.9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5ugIAAMM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" filled="f" stroked="f">
            <v:textbox>
              <w:txbxContent>
                <w:p w:rsidR="0037106A" w:rsidRDefault="0037106A" w:rsidP="00A1114E">
                  <w:pPr>
                    <w:pBdr>
                      <w:bottom w:val="single" w:sz="4" w:space="1" w:color="auto"/>
                    </w:pBdr>
                    <w:jc w:val="center"/>
                  </w:pPr>
                  <w:r>
                    <w:t>Chapter 2 Solution, Implementation, Design</w:t>
                  </w:r>
                </w:p>
              </w:txbxContent>
            </v:textbox>
          </v:shape>
        </w:pict>
      </w:r>
      <w:r w:rsidR="006807A5" w:rsidRPr="006807A5">
        <w:rPr>
          <w:noProof/>
        </w:rPr>
        <w:t xml:space="preserve"> </w:t>
      </w:r>
      <w:r w:rsidR="006807A5">
        <w:rPr>
          <w:noProof/>
        </w:rPr>
        <w:drawing>
          <wp:anchor distT="0" distB="0" distL="114300" distR="114300" simplePos="0" relativeHeight="251762688" behindDoc="0" locked="0" layoutInCell="1" allowOverlap="1">
            <wp:simplePos x="0" y="0"/>
            <wp:positionH relativeFrom="column">
              <wp:posOffset>0</wp:posOffset>
            </wp:positionH>
            <wp:positionV relativeFrom="paragraph">
              <wp:posOffset>179070</wp:posOffset>
            </wp:positionV>
            <wp:extent cx="5274945" cy="3023235"/>
            <wp:effectExtent l="0" t="0" r="1905" b="571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3023235"/>
                    </a:xfrm>
                    <a:prstGeom prst="rect">
                      <a:avLst/>
                    </a:prstGeom>
                  </pic:spPr>
                </pic:pic>
              </a:graphicData>
            </a:graphic>
          </wp:anchor>
        </w:drawing>
      </w: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7811C5">
      <w:pPr>
        <w:rPr>
          <w:sz w:val="22"/>
        </w:rPr>
      </w:pPr>
    </w:p>
    <w:p w:rsidR="007811C5" w:rsidRDefault="007811C5" w:rsidP="006807A5">
      <w:pPr>
        <w:spacing w:line="360" w:lineRule="auto"/>
        <w:jc w:val="right"/>
        <w:rPr>
          <w:sz w:val="22"/>
          <w:szCs w:val="22"/>
        </w:rPr>
      </w:pPr>
    </w:p>
    <w:p w:rsidR="007811C5" w:rsidRDefault="007811C5" w:rsidP="006807A5">
      <w:pPr>
        <w:spacing w:line="360" w:lineRule="auto"/>
        <w:jc w:val="center"/>
        <w:rPr>
          <w:sz w:val="22"/>
          <w:szCs w:val="22"/>
        </w:rPr>
      </w:pPr>
      <w:r>
        <w:rPr>
          <w:sz w:val="22"/>
          <w:szCs w:val="22"/>
        </w:rPr>
        <w:t>Figure 2.12 GUI Load Consumption</w:t>
      </w:r>
    </w:p>
    <w:p w:rsidR="006807A5" w:rsidRDefault="006807A5" w:rsidP="006807A5">
      <w:pPr>
        <w:spacing w:line="360" w:lineRule="auto"/>
        <w:jc w:val="center"/>
        <w:rPr>
          <w:sz w:val="22"/>
          <w:szCs w:val="22"/>
        </w:rPr>
      </w:pPr>
      <w:r>
        <w:rPr>
          <w:sz w:val="22"/>
          <w:szCs w:val="22"/>
        </w:rPr>
        <w:t>Y-axis KWH</w:t>
      </w:r>
    </w:p>
    <w:p w:rsidR="006807A5" w:rsidRDefault="006807A5" w:rsidP="006807A5">
      <w:pPr>
        <w:spacing w:line="360" w:lineRule="auto"/>
        <w:jc w:val="center"/>
        <w:rPr>
          <w:sz w:val="22"/>
          <w:szCs w:val="22"/>
        </w:rPr>
      </w:pPr>
      <w:r>
        <w:rPr>
          <w:sz w:val="22"/>
          <w:szCs w:val="22"/>
        </w:rPr>
        <w:t>X-axis time</w:t>
      </w:r>
    </w:p>
    <w:p w:rsidR="006807A5" w:rsidRDefault="006807A5" w:rsidP="00956206">
      <w:pPr>
        <w:jc w:val="center"/>
        <w:rPr>
          <w:sz w:val="22"/>
        </w:rPr>
      </w:pPr>
    </w:p>
    <w:p w:rsidR="006807A5" w:rsidRDefault="006807A5">
      <w:pPr>
        <w:spacing w:after="200" w:line="276" w:lineRule="auto"/>
        <w:rPr>
          <w:sz w:val="22"/>
        </w:rPr>
      </w:pPr>
      <w:r>
        <w:rPr>
          <w:sz w:val="22"/>
        </w:rPr>
        <w:br w:type="page"/>
      </w:r>
    </w:p>
    <w:p w:rsidR="00317B22" w:rsidRDefault="00AA265D" w:rsidP="007811C5">
      <w:pPr>
        <w:rPr>
          <w:sz w:val="22"/>
        </w:rPr>
      </w:pPr>
      <w:r>
        <w:rPr>
          <w:noProof/>
          <w:sz w:val="22"/>
          <w:szCs w:val="22"/>
        </w:rPr>
        <w:lastRenderedPageBreak/>
        <w:pict>
          <v:shape id="_x0000_s1061" type="#_x0000_t202" style="position:absolute;margin-left:0;margin-top:-49.65pt;width:428.15pt;height:25.95pt;z-index:25176678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6p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" filled="f" stroked="f">
            <v:textbox>
              <w:txbxContent>
                <w:p w:rsidR="0037106A" w:rsidRDefault="0037106A" w:rsidP="006807A5">
                  <w:pPr>
                    <w:pBdr>
                      <w:bottom w:val="single" w:sz="4" w:space="1" w:color="auto"/>
                    </w:pBdr>
                    <w:jc w:val="center"/>
                  </w:pPr>
                  <w:r>
                    <w:t xml:space="preserve">Intelligent Unit of Hybrid System </w:t>
                  </w:r>
                </w:p>
              </w:txbxContent>
            </v:textbox>
            <w10:wrap anchorx="margin"/>
          </v:shape>
        </w:pict>
      </w:r>
    </w:p>
    <w:p w:rsidR="007811C5" w:rsidRDefault="007811C5" w:rsidP="00956206">
      <w:pPr>
        <w:pStyle w:val="Heading1"/>
        <w:numPr>
          <w:ilvl w:val="0"/>
          <w:numId w:val="5"/>
        </w:numPr>
        <w:spacing w:line="360" w:lineRule="auto"/>
        <w:ind w:left="0" w:firstLine="0"/>
        <w:jc w:val="both"/>
        <w:rPr>
          <w:rFonts w:ascii="Times New Roman" w:hAnsi="Times New Roman"/>
        </w:rPr>
      </w:pPr>
      <w:r>
        <w:rPr>
          <w:rFonts w:ascii="Times New Roman" w:hAnsi="Times New Roman"/>
        </w:rPr>
        <w:t>Announced Load Shedding</w:t>
      </w:r>
    </w:p>
    <w:p w:rsidR="007811C5" w:rsidRDefault="007811C5" w:rsidP="007811C5">
      <w:pPr>
        <w:pStyle w:val="Heading1"/>
        <w:numPr>
          <w:ilvl w:val="0"/>
          <w:numId w:val="0"/>
        </w:numPr>
        <w:spacing w:line="360" w:lineRule="auto"/>
        <w:jc w:val="both"/>
        <w:rPr>
          <w:rFonts w:ascii="Times New Roman" w:hAnsi="Times New Roman"/>
          <w:b w:val="0"/>
          <w:sz w:val="22"/>
        </w:rPr>
      </w:pPr>
      <w:r>
        <w:rPr>
          <w:rFonts w:ascii="Times New Roman" w:hAnsi="Times New Roman"/>
          <w:b w:val="0"/>
          <w:sz w:val="22"/>
        </w:rPr>
        <w:t>As Pakistan is in the crisis of electricity, we have scheduled power outages. These times are announced and occur without any delay from one hour to four hours at a time. As this is scheduled so these future times can be predicted and they can be handled before power outage occurs.</w:t>
      </w:r>
    </w:p>
    <w:p w:rsidR="007811C5" w:rsidRDefault="007811C5" w:rsidP="007811C5">
      <w:pPr>
        <w:spacing w:line="360" w:lineRule="auto"/>
        <w:jc w:val="both"/>
      </w:pPr>
      <w:r>
        <w:t>We handled these power outages by first measuring the time at which power outage occurs. And we store this value if it is greater than or equal to sixty minutes. We also measure the corresponding battery level before and after the power outage. This gives us a rough estimate of the load consumption during the power outage. At midnight these values are stored in a load shedding table in which all the load shedding times are stored. A temporary variable is created in Arduino which stores the start time of one hour before load shedding occurs. This value is then compared continuously with the RTC. When these values match then our hybrid system checks whether our battery can support the load for the power outage time or not. Arduino calculates if battery level becomes less than critical value of battery after the power outage period than Arduino charges the battery until it reaches one hundred percent. If the Arduino calculates that battery stays above the critical point after the power outage period than it does not charge the battery. Because battery can then support the load for that time. After the power outage period is over Arduino finds the next time at which power outage is to occur and repeats the whole process again. This process can be seen in the below flowchart.</w:t>
      </w:r>
    </w:p>
    <w:p w:rsidR="006272BB" w:rsidRDefault="006272BB" w:rsidP="007811C5">
      <w:pPr>
        <w:spacing w:line="360" w:lineRule="auto"/>
        <w:jc w:val="both"/>
      </w:pPr>
    </w:p>
    <w:p w:rsidR="006272BB" w:rsidRDefault="00AA265D" w:rsidP="007811C5">
      <w:pPr>
        <w:rPr>
          <w:sz w:val="22"/>
          <w:szCs w:val="22"/>
        </w:rPr>
      </w:pPr>
      <w:r>
        <w:rPr>
          <w:b/>
          <w:noProof/>
          <w:sz w:val="28"/>
          <w:szCs w:val="28"/>
        </w:rPr>
        <w:lastRenderedPageBreak/>
        <w:pict>
          <v:shape id="_x0000_s1062" type="#_x0000_t202" style="position:absolute;margin-left:0;margin-top:-48.3pt;width:424.45pt;height:25.95pt;z-index:25177088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" filled="f" stroked="f">
            <v:textbox>
              <w:txbxContent>
                <w:p w:rsidR="0037106A" w:rsidRDefault="0037106A" w:rsidP="006807A5">
                  <w:pPr>
                    <w:pBdr>
                      <w:bottom w:val="single" w:sz="4" w:space="1" w:color="auto"/>
                    </w:pBdr>
                    <w:jc w:val="center"/>
                  </w:pPr>
                  <w:r>
                    <w:t>Chapter 2 Solution, Implementation, Design</w:t>
                  </w:r>
                </w:p>
              </w:txbxContent>
            </v:textbox>
            <w10:wrap anchorx="margin"/>
          </v:shape>
        </w:pict>
      </w:r>
      <w:r w:rsidR="006807A5">
        <w:object w:dxaOrig="11310" w:dyaOrig="9690">
          <v:shape id="_x0000_i1026" type="#_x0000_t75" style="width:414pt;height:355.5pt" o:ole="">
            <v:imagedata r:id="rId26" o:title=""/>
          </v:shape>
          <o:OLEObject Type="Embed" ProgID="Visio.Drawing.15" ShapeID="_x0000_i1026" DrawAspect="Content" ObjectID="_1497678390" r:id="rId27"/>
        </w:object>
      </w:r>
    </w:p>
    <w:p w:rsidR="006272BB" w:rsidRPr="006272BB" w:rsidRDefault="006272BB" w:rsidP="006272BB">
      <w:pPr>
        <w:rPr>
          <w:sz w:val="22"/>
          <w:szCs w:val="22"/>
        </w:rPr>
      </w:pPr>
    </w:p>
    <w:p w:rsidR="006272BB" w:rsidRDefault="006272BB" w:rsidP="006272BB">
      <w:pPr>
        <w:rPr>
          <w:sz w:val="22"/>
          <w:szCs w:val="22"/>
        </w:rPr>
      </w:pPr>
    </w:p>
    <w:p w:rsidR="006272BB" w:rsidRDefault="006272BB" w:rsidP="006272BB">
      <w:pPr>
        <w:jc w:val="center"/>
        <w:rPr>
          <w:sz w:val="22"/>
          <w:szCs w:val="28"/>
        </w:rPr>
      </w:pPr>
      <w:r>
        <w:rPr>
          <w:sz w:val="22"/>
          <w:szCs w:val="28"/>
        </w:rPr>
        <w:t>Figure 2.13 Announced power outage</w:t>
      </w:r>
    </w:p>
    <w:p w:rsidR="006272BB" w:rsidRDefault="006272BB" w:rsidP="006272BB">
      <w:pPr>
        <w:jc w:val="right"/>
        <w:rPr>
          <w:sz w:val="22"/>
          <w:szCs w:val="28"/>
        </w:rPr>
      </w:pPr>
    </w:p>
    <w:p w:rsidR="00101700" w:rsidRDefault="00101700">
      <w:pPr>
        <w:spacing w:after="200" w:line="276" w:lineRule="auto"/>
        <w:rPr>
          <w:sz w:val="22"/>
          <w:szCs w:val="28"/>
        </w:rPr>
      </w:pPr>
      <w:r>
        <w:rPr>
          <w:sz w:val="22"/>
          <w:szCs w:val="28"/>
        </w:rPr>
        <w:br w:type="page"/>
      </w:r>
    </w:p>
    <w:p w:rsidR="006272BB" w:rsidRDefault="00AA265D" w:rsidP="006272BB">
      <w:pPr>
        <w:jc w:val="right"/>
        <w:rPr>
          <w:sz w:val="22"/>
          <w:szCs w:val="28"/>
        </w:rPr>
      </w:pPr>
      <w:r>
        <w:rPr>
          <w:noProof/>
          <w:sz w:val="22"/>
          <w:szCs w:val="22"/>
        </w:rPr>
        <w:lastRenderedPageBreak/>
        <w:pict>
          <v:shape id="_x0000_s1063" type="#_x0000_t202" style="position:absolute;left:0;text-align:left;margin-left:-6.45pt;margin-top:-46.1pt;width:428.15pt;height:25.95pt;z-index:2517688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1d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" filled="f" stroked="f">
            <v:textbox>
              <w:txbxContent>
                <w:p w:rsidR="0037106A" w:rsidRDefault="0037106A" w:rsidP="006807A5">
                  <w:pPr>
                    <w:pBdr>
                      <w:bottom w:val="single" w:sz="4" w:space="1" w:color="auto"/>
                    </w:pBdr>
                    <w:jc w:val="center"/>
                  </w:pPr>
                  <w:r>
                    <w:t xml:space="preserve">Intelligent Unit of Hybrid System </w:t>
                  </w:r>
                </w:p>
              </w:txbxContent>
            </v:textbox>
            <w10:wrap anchorx="margin"/>
          </v:shape>
        </w:pict>
      </w:r>
    </w:p>
    <w:p w:rsidR="006272BB" w:rsidRDefault="00956206" w:rsidP="006272BB">
      <w:pPr>
        <w:jc w:val="right"/>
        <w:rPr>
          <w:sz w:val="22"/>
          <w:szCs w:val="28"/>
        </w:rPr>
      </w:pPr>
      <w:r>
        <w:rPr>
          <w:b/>
          <w:noProof/>
          <w:sz w:val="28"/>
          <w:szCs w:val="28"/>
        </w:rPr>
        <w:drawing>
          <wp:anchor distT="0" distB="0" distL="114300" distR="114300" simplePos="0" relativeHeight="251676672" behindDoc="1" locked="0" layoutInCell="1" allowOverlap="1">
            <wp:simplePos x="0" y="0"/>
            <wp:positionH relativeFrom="column">
              <wp:posOffset>476250</wp:posOffset>
            </wp:positionH>
            <wp:positionV relativeFrom="paragraph">
              <wp:posOffset>3175</wp:posOffset>
            </wp:positionV>
            <wp:extent cx="4646930" cy="3029585"/>
            <wp:effectExtent l="19050" t="0" r="1270" b="0"/>
            <wp:wrapTight wrapText="bothSides">
              <wp:wrapPolygon edited="0">
                <wp:start x="-89" y="0"/>
                <wp:lineTo x="-89" y="21460"/>
                <wp:lineTo x="21606" y="21460"/>
                <wp:lineTo x="21606" y="0"/>
                <wp:lineTo x="-89" y="0"/>
              </wp:wrapPolygon>
            </wp:wrapTight>
            <wp:docPr id="6" name="Picture 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2"/>
                    <pic:cNvPicPr>
                      <a:picLocks noChangeAspect="1" noChangeArrowheads="1"/>
                    </pic:cNvPicPr>
                  </pic:nvPicPr>
                  <pic:blipFill>
                    <a:blip r:embed="rId28" cstate="print"/>
                    <a:srcRect r="61043" b="52013"/>
                    <a:stretch>
                      <a:fillRect/>
                    </a:stretch>
                  </pic:blipFill>
                  <pic:spPr bwMode="auto">
                    <a:xfrm>
                      <a:off x="0" y="0"/>
                      <a:ext cx="4646930" cy="3029585"/>
                    </a:xfrm>
                    <a:prstGeom prst="rect">
                      <a:avLst/>
                    </a:prstGeom>
                    <a:noFill/>
                    <a:ln w="9525">
                      <a:noFill/>
                      <a:miter lim="800000"/>
                      <a:headEnd/>
                      <a:tailEnd/>
                    </a:ln>
                  </pic:spPr>
                </pic:pic>
              </a:graphicData>
            </a:graphic>
          </wp:anchor>
        </w:drawing>
      </w:r>
    </w:p>
    <w:p w:rsidR="006272BB" w:rsidRDefault="006272BB" w:rsidP="006272BB">
      <w:pPr>
        <w:jc w:val="right"/>
        <w:rPr>
          <w:sz w:val="22"/>
          <w:szCs w:val="28"/>
        </w:rPr>
      </w:pPr>
    </w:p>
    <w:p w:rsidR="006272BB" w:rsidRDefault="006272BB" w:rsidP="006272BB">
      <w:pPr>
        <w:jc w:val="right"/>
        <w:rPr>
          <w:sz w:val="22"/>
          <w:szCs w:val="28"/>
        </w:rPr>
      </w:pPr>
    </w:p>
    <w:p w:rsidR="006272BB" w:rsidRDefault="006272BB" w:rsidP="006272BB">
      <w:pPr>
        <w:jc w:val="right"/>
        <w:rPr>
          <w:sz w:val="22"/>
          <w:szCs w:val="28"/>
        </w:rPr>
      </w:pPr>
    </w:p>
    <w:p w:rsidR="006272BB" w:rsidRDefault="006272BB" w:rsidP="006272BB">
      <w:pPr>
        <w:jc w:val="center"/>
        <w:rPr>
          <w:sz w:val="22"/>
          <w:szCs w:val="28"/>
        </w:rPr>
      </w:pPr>
      <w:r w:rsidRPr="000A4E9F">
        <w:rPr>
          <w:sz w:val="22"/>
          <w:szCs w:val="28"/>
        </w:rPr>
        <w:t>Figure 2.14 Serial Monitoring of Load Shedding Schedule</w:t>
      </w:r>
    </w:p>
    <w:p w:rsidR="006272BB" w:rsidRDefault="006272BB" w:rsidP="006272BB">
      <w:pPr>
        <w:jc w:val="center"/>
        <w:rPr>
          <w:sz w:val="22"/>
          <w:szCs w:val="28"/>
        </w:rPr>
      </w:pPr>
    </w:p>
    <w:p w:rsidR="006272BB" w:rsidRDefault="00595012" w:rsidP="00510838">
      <w:pPr>
        <w:pStyle w:val="Heading2"/>
        <w:numPr>
          <w:ilvl w:val="0"/>
          <w:numId w:val="0"/>
        </w:numPr>
      </w:pPr>
      <w:r w:rsidRPr="00595012">
        <w:rPr>
          <w:sz w:val="32"/>
        </w:rPr>
        <w:t xml:space="preserve">2.10. </w:t>
      </w:r>
      <w:r w:rsidR="00706714">
        <w:rPr>
          <w:sz w:val="32"/>
        </w:rPr>
        <w:t xml:space="preserve">  </w:t>
      </w:r>
      <w:r w:rsidRPr="00595012">
        <w:rPr>
          <w:sz w:val="32"/>
        </w:rPr>
        <w:t>Problems</w:t>
      </w:r>
      <w:r w:rsidR="00510838" w:rsidRPr="00510838">
        <w:rPr>
          <w:sz w:val="32"/>
        </w:rPr>
        <w:t xml:space="preserve"> Faced</w:t>
      </w:r>
    </w:p>
    <w:p w:rsidR="00510838" w:rsidRDefault="00510838">
      <w:pPr>
        <w:spacing w:after="200" w:line="276" w:lineRule="auto"/>
        <w:rPr>
          <w:szCs w:val="28"/>
        </w:rPr>
      </w:pPr>
      <w:r>
        <w:rPr>
          <w:szCs w:val="28"/>
        </w:rPr>
        <w:t>During the implementation there were few problems that’s we faced</w:t>
      </w:r>
    </w:p>
    <w:p w:rsidR="00510838" w:rsidRDefault="00510838" w:rsidP="006F31A9">
      <w:pPr>
        <w:pStyle w:val="ListParagraph"/>
        <w:numPr>
          <w:ilvl w:val="0"/>
          <w:numId w:val="20"/>
        </w:numPr>
        <w:spacing w:line="360" w:lineRule="auto"/>
      </w:pPr>
      <w:r>
        <w:t>Initially we come up with 16 different switching conditions but later we found out some of the conditions were repeated, some were contradictory and while some conditions make our system unfeasible.</w:t>
      </w:r>
    </w:p>
    <w:p w:rsidR="00510838" w:rsidRDefault="00510838" w:rsidP="006F31A9">
      <w:pPr>
        <w:pStyle w:val="ListParagraph"/>
        <w:numPr>
          <w:ilvl w:val="0"/>
          <w:numId w:val="20"/>
        </w:numPr>
        <w:spacing w:line="360" w:lineRule="auto"/>
      </w:pPr>
      <w:r>
        <w:t>Microcontroller work on pin voltage of 3.3 volts so all the sensors and external hardware had to work on 3.3 volts.</w:t>
      </w:r>
    </w:p>
    <w:p w:rsidR="00595012" w:rsidRDefault="00595012" w:rsidP="006F31A9">
      <w:pPr>
        <w:pStyle w:val="ListParagraph"/>
        <w:numPr>
          <w:ilvl w:val="0"/>
          <w:numId w:val="20"/>
        </w:numPr>
        <w:spacing w:line="360" w:lineRule="auto"/>
      </w:pPr>
      <w:r>
        <w:t>Arduino has designed data logger library for data acquisition in text file only since we need to read that data to show it in a graph there we need to make changed to make system logged to data in excel file which is readable my Matlab.</w:t>
      </w:r>
    </w:p>
    <w:p w:rsidR="0089675B" w:rsidRDefault="0089675B" w:rsidP="006F31A9">
      <w:pPr>
        <w:pStyle w:val="ListParagraph"/>
        <w:numPr>
          <w:ilvl w:val="0"/>
          <w:numId w:val="20"/>
        </w:numPr>
        <w:spacing w:line="360" w:lineRule="auto"/>
      </w:pPr>
      <w:r>
        <w:t>Initial algorithm of scheduler that we came up for tackling load shedding conditions was not feasible there</w:t>
      </w:r>
      <w:r w:rsidR="002379B5">
        <w:t>fore</w:t>
      </w:r>
      <w:r>
        <w:t xml:space="preserve"> after some research we included battery level check in that algorithm as well.</w:t>
      </w:r>
    </w:p>
    <w:p w:rsidR="00672A00" w:rsidRPr="00510838" w:rsidRDefault="00672A00" w:rsidP="00510838">
      <w:pPr>
        <w:pStyle w:val="ListParagraph"/>
        <w:numPr>
          <w:ilvl w:val="0"/>
          <w:numId w:val="20"/>
        </w:numPr>
      </w:pPr>
      <w:r w:rsidRPr="00510838">
        <w:br w:type="page"/>
      </w:r>
    </w:p>
    <w:p w:rsidR="00A1114E" w:rsidRPr="00A1114E" w:rsidRDefault="00AA265D" w:rsidP="006272BB">
      <w:pPr>
        <w:rPr>
          <w:b/>
          <w:sz w:val="52"/>
          <w:szCs w:val="52"/>
        </w:rPr>
      </w:pPr>
      <w:r>
        <w:rPr>
          <w:b/>
          <w:noProof/>
          <w:sz w:val="52"/>
          <w:szCs w:val="52"/>
        </w:rPr>
        <w:lastRenderedPageBreak/>
        <w:pict>
          <v:rect id="Rectangle 74" o:spid="_x0000_s1080" style="position:absolute;margin-left:384.85pt;margin-top:-64.05pt;width:52.1pt;height:58.3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" stroked="f"/>
        </w:pict>
      </w:r>
      <w:r w:rsidR="006272BB" w:rsidRPr="00A1114E">
        <w:rPr>
          <w:b/>
          <w:sz w:val="52"/>
          <w:szCs w:val="52"/>
        </w:rPr>
        <w:t xml:space="preserve">Chapter 3 </w:t>
      </w:r>
    </w:p>
    <w:p w:rsidR="00A1114E" w:rsidRPr="00A1114E" w:rsidRDefault="00A1114E" w:rsidP="006272BB">
      <w:pPr>
        <w:rPr>
          <w:b/>
          <w:sz w:val="42"/>
          <w:szCs w:val="52"/>
        </w:rPr>
      </w:pPr>
    </w:p>
    <w:p w:rsidR="006272BB" w:rsidRPr="00A1114E" w:rsidRDefault="006272BB" w:rsidP="006272BB">
      <w:pPr>
        <w:rPr>
          <w:b/>
          <w:sz w:val="52"/>
          <w:szCs w:val="52"/>
        </w:rPr>
      </w:pPr>
      <w:r w:rsidRPr="00A1114E">
        <w:rPr>
          <w:b/>
          <w:sz w:val="52"/>
          <w:szCs w:val="52"/>
        </w:rPr>
        <w:t>(Results/C</w:t>
      </w:r>
      <w:r w:rsidR="00A1114E">
        <w:rPr>
          <w:b/>
          <w:sz w:val="52"/>
          <w:szCs w:val="52"/>
        </w:rPr>
        <w:t xml:space="preserve">onclusions/ </w:t>
      </w:r>
      <w:r w:rsidRPr="00A1114E">
        <w:rPr>
          <w:b/>
          <w:sz w:val="52"/>
          <w:szCs w:val="52"/>
        </w:rPr>
        <w:t>Recommendations)</w:t>
      </w:r>
    </w:p>
    <w:p w:rsidR="006272BB" w:rsidRDefault="006272BB" w:rsidP="006272BB">
      <w:pPr>
        <w:rPr>
          <w:b/>
        </w:rPr>
      </w:pPr>
    </w:p>
    <w:p w:rsidR="006272BB" w:rsidRPr="005817B0" w:rsidRDefault="006272BB" w:rsidP="005817B0">
      <w:pPr>
        <w:pStyle w:val="ListParagraph"/>
        <w:numPr>
          <w:ilvl w:val="1"/>
          <w:numId w:val="8"/>
        </w:numPr>
        <w:rPr>
          <w:b/>
          <w:sz w:val="44"/>
          <w:szCs w:val="44"/>
        </w:rPr>
      </w:pPr>
      <w:r w:rsidRPr="005817B0">
        <w:rPr>
          <w:b/>
          <w:sz w:val="44"/>
          <w:szCs w:val="44"/>
        </w:rPr>
        <w:t>Results</w:t>
      </w:r>
    </w:p>
    <w:p w:rsidR="006272BB" w:rsidRDefault="006272BB" w:rsidP="006272BB">
      <w:pPr>
        <w:jc w:val="both"/>
        <w:rPr>
          <w:b/>
        </w:rPr>
      </w:pPr>
    </w:p>
    <w:p w:rsidR="006272BB" w:rsidRDefault="006272BB" w:rsidP="006272BB">
      <w:pPr>
        <w:spacing w:line="360" w:lineRule="auto"/>
        <w:jc w:val="both"/>
      </w:pPr>
      <w:r>
        <w:t>We calculated the MIPs of different microcontroller by making assumptions of code that will run the hybrid system and on the basis of MIPs calculation we came to conclusion that Arduino Due will be suitable for our hybrid system.  We studied working of different hybrid system and their switching condition. For our hybrid system we figure out 16 possible switching condition out of which we took 7 non-contradictory and non-repetitive conditions. System was running fine on all possible scenarios during testing and debugging stage. Battery cycles were saved by keeping the battery above thresh hold value. Switching conditions were made different from normal commercial hybrid system in a way that our switching condition were based on comparison of incoming load vs load consumption and battery level vs load consumption.</w:t>
      </w:r>
    </w:p>
    <w:p w:rsidR="006272BB" w:rsidRDefault="006272BB" w:rsidP="006272BB">
      <w:pPr>
        <w:spacing w:line="360" w:lineRule="auto"/>
        <w:jc w:val="both"/>
      </w:pPr>
      <w:r>
        <w:t xml:space="preserve">When it comes to load shedding hours, we keep a threshold value to 50 minutes and above and if load shedding occurs it saves the schedule i.e. starting time of loading shedding &amp; ending time of load shedding and battery level. This schedule is followed the next day and it works perfectly. Data acquisition of power value coming from power meter with respect to time and date was taking place at a very high rate. These values were written in excel sheet and using Matlab GUI power values vs time graph was generated. </w:t>
      </w:r>
    </w:p>
    <w:p w:rsidR="006272BB" w:rsidRDefault="006272BB" w:rsidP="006272BB">
      <w:pPr>
        <w:jc w:val="both"/>
        <w:rPr>
          <w:b/>
        </w:rPr>
      </w:pPr>
    </w:p>
    <w:p w:rsidR="00A1114E" w:rsidRDefault="00A1114E" w:rsidP="006272BB">
      <w:pPr>
        <w:jc w:val="both"/>
        <w:rPr>
          <w:b/>
        </w:rPr>
      </w:pPr>
    </w:p>
    <w:p w:rsidR="00A1114E" w:rsidRDefault="00A1114E" w:rsidP="006272BB">
      <w:pPr>
        <w:jc w:val="both"/>
        <w:rPr>
          <w:b/>
        </w:rPr>
      </w:pPr>
    </w:p>
    <w:p w:rsidR="001B1A5F" w:rsidRDefault="001B1A5F" w:rsidP="006272BB">
      <w:pPr>
        <w:jc w:val="both"/>
        <w:rPr>
          <w:b/>
        </w:rPr>
      </w:pPr>
    </w:p>
    <w:p w:rsidR="00A1114E" w:rsidRDefault="00A1114E" w:rsidP="006272BB">
      <w:pPr>
        <w:jc w:val="both"/>
        <w:rPr>
          <w:b/>
        </w:rPr>
      </w:pPr>
    </w:p>
    <w:p w:rsidR="00A1114E" w:rsidRDefault="00A1114E" w:rsidP="006272BB">
      <w:pPr>
        <w:jc w:val="both"/>
        <w:rPr>
          <w:b/>
        </w:rPr>
      </w:pPr>
    </w:p>
    <w:p w:rsidR="00A1114E" w:rsidRDefault="00A1114E" w:rsidP="006272BB">
      <w:pPr>
        <w:jc w:val="both"/>
        <w:rPr>
          <w:b/>
        </w:rPr>
      </w:pPr>
    </w:p>
    <w:p w:rsidR="00A1114E" w:rsidRDefault="00A1114E" w:rsidP="006272BB">
      <w:pPr>
        <w:jc w:val="both"/>
        <w:rPr>
          <w:b/>
        </w:rPr>
      </w:pPr>
    </w:p>
    <w:p w:rsidR="006272BB" w:rsidRPr="005817B0" w:rsidRDefault="00AA265D" w:rsidP="005817B0">
      <w:pPr>
        <w:pStyle w:val="ListParagraph"/>
        <w:numPr>
          <w:ilvl w:val="1"/>
          <w:numId w:val="8"/>
        </w:numPr>
        <w:jc w:val="both"/>
        <w:rPr>
          <w:b/>
          <w:sz w:val="44"/>
          <w:szCs w:val="44"/>
        </w:rPr>
      </w:pPr>
      <w:r>
        <w:rPr>
          <w:noProof/>
        </w:rPr>
        <w:pict>
          <v:shape id="Text Box 72" o:spid="_x0000_s1064" type="#_x0000_t202" style="position:absolute;left:0;text-align:left;margin-left:-4.55pt;margin-top:-48.4pt;width:424.45pt;height:25.9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Pduw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" filled="f" stroked="f">
            <v:textbox>
              <w:txbxContent>
                <w:p w:rsidR="0037106A" w:rsidRDefault="0037106A" w:rsidP="007003E6">
                  <w:pPr>
                    <w:pBdr>
                      <w:bottom w:val="single" w:sz="4" w:space="1" w:color="auto"/>
                    </w:pBdr>
                    <w:jc w:val="center"/>
                  </w:pPr>
                  <w:r>
                    <w:t xml:space="preserve">Chapter 3 Results, Conclusion, Recommendation </w:t>
                  </w:r>
                </w:p>
              </w:txbxContent>
            </v:textbox>
          </v:shape>
        </w:pict>
      </w:r>
      <w:r w:rsidR="006272BB" w:rsidRPr="005817B0">
        <w:rPr>
          <w:b/>
          <w:sz w:val="44"/>
          <w:szCs w:val="44"/>
        </w:rPr>
        <w:t>Recommendations</w:t>
      </w:r>
    </w:p>
    <w:p w:rsidR="00595012" w:rsidRDefault="006272BB" w:rsidP="00595012">
      <w:pPr>
        <w:pStyle w:val="ListParagraph"/>
        <w:numPr>
          <w:ilvl w:val="0"/>
          <w:numId w:val="23"/>
        </w:numPr>
        <w:spacing w:line="360" w:lineRule="auto"/>
        <w:jc w:val="both"/>
      </w:pPr>
      <w:r>
        <w:t>This Microcontroller should be integrated with read externa</w:t>
      </w:r>
      <w:r w:rsidR="00595012">
        <w:t>l hardware for further analysis.</w:t>
      </w:r>
    </w:p>
    <w:p w:rsidR="00595012" w:rsidRDefault="006272BB" w:rsidP="00595012">
      <w:pPr>
        <w:pStyle w:val="ListParagraph"/>
        <w:numPr>
          <w:ilvl w:val="0"/>
          <w:numId w:val="23"/>
        </w:numPr>
        <w:spacing w:line="360" w:lineRule="auto"/>
        <w:jc w:val="both"/>
      </w:pPr>
      <w:r>
        <w:t>Data acquisition values could be used for further up gradation of hybrid system according to need.</w:t>
      </w:r>
    </w:p>
    <w:p w:rsidR="006272BB" w:rsidRDefault="006272BB" w:rsidP="00595012">
      <w:pPr>
        <w:pStyle w:val="ListParagraph"/>
        <w:numPr>
          <w:ilvl w:val="0"/>
          <w:numId w:val="23"/>
        </w:numPr>
        <w:spacing w:line="360" w:lineRule="auto"/>
        <w:jc w:val="both"/>
      </w:pPr>
      <w:r>
        <w:t xml:space="preserve"> System should be upgraded and tested by adding more power resources.</w:t>
      </w:r>
    </w:p>
    <w:p w:rsidR="00595012" w:rsidRPr="0076208C" w:rsidRDefault="00595012" w:rsidP="00595012">
      <w:pPr>
        <w:pStyle w:val="ListParagraph"/>
        <w:numPr>
          <w:ilvl w:val="0"/>
          <w:numId w:val="23"/>
        </w:numPr>
        <w:spacing w:line="360" w:lineRule="auto"/>
        <w:jc w:val="both"/>
      </w:pPr>
      <w:r>
        <w:t>Instead of Microcontroller System should be implemented on some pocket sized PC for example beagle bone or raspberry pi.</w:t>
      </w:r>
    </w:p>
    <w:p w:rsidR="00A042EB" w:rsidRPr="007003E6" w:rsidRDefault="00A042EB" w:rsidP="007003E6">
      <w:pPr>
        <w:spacing w:after="200" w:line="276" w:lineRule="auto"/>
        <w:rPr>
          <w:sz w:val="22"/>
          <w:szCs w:val="28"/>
        </w:rPr>
      </w:pPr>
      <w:r>
        <w:rPr>
          <w:sz w:val="22"/>
          <w:szCs w:val="28"/>
        </w:rPr>
        <w:br w:type="page"/>
      </w:r>
      <w:r w:rsidR="00595012">
        <w:rPr>
          <w:b/>
          <w:sz w:val="28"/>
          <w:szCs w:val="28"/>
        </w:rPr>
        <w:lastRenderedPageBreak/>
        <w:t>References</w:t>
      </w:r>
      <w:r w:rsidR="00A344E7">
        <w:rPr>
          <w:b/>
          <w:sz w:val="28"/>
          <w:szCs w:val="28"/>
        </w:rPr>
        <w:t>:</w:t>
      </w:r>
    </w:p>
    <w:p w:rsidR="00A042EB" w:rsidRDefault="00AA265D" w:rsidP="00A042EB">
      <w:r>
        <w:rPr>
          <w:noProof/>
        </w:rPr>
        <w:pict>
          <v:shape id="Text Box 73" o:spid="_x0000_s1065" type="#_x0000_t202" style="position:absolute;margin-left:-7.2pt;margin-top:-75.05pt;width:428.15pt;height:25.9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Kn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" filled="f" stroked="f">
            <v:textbox>
              <w:txbxContent>
                <w:p w:rsidR="0037106A" w:rsidRDefault="0037106A" w:rsidP="007003E6">
                  <w:pPr>
                    <w:pBdr>
                      <w:bottom w:val="single" w:sz="4" w:space="1" w:color="auto"/>
                    </w:pBdr>
                    <w:jc w:val="center"/>
                  </w:pPr>
                  <w:r>
                    <w:t xml:space="preserve">Intelligent Unit of Hybrid System </w:t>
                  </w:r>
                </w:p>
              </w:txbxContent>
            </v:textbox>
          </v:shape>
        </w:pict>
      </w:r>
    </w:p>
    <w:p w:rsidR="00A042EB" w:rsidRDefault="00A042EB" w:rsidP="00A042EB">
      <w:r>
        <w:t>Research and commercial hybrid systems</w:t>
      </w:r>
      <w:r w:rsidR="000F1BFF">
        <w:t>:</w:t>
      </w:r>
    </w:p>
    <w:p w:rsidR="00A042EB" w:rsidRDefault="00A042EB" w:rsidP="00A042EB"/>
    <w:p w:rsidR="00A042EB" w:rsidRPr="00595012" w:rsidRDefault="00AA265D" w:rsidP="000F1BFF">
      <w:pPr>
        <w:pStyle w:val="ListParagraph"/>
        <w:numPr>
          <w:ilvl w:val="0"/>
          <w:numId w:val="24"/>
        </w:numPr>
      </w:pPr>
      <w:hyperlink r:id="rId29" w:history="1">
        <w:r w:rsidR="00A042EB" w:rsidRPr="000F1BFF">
          <w:rPr>
            <w:rStyle w:val="Hyperlink"/>
            <w:color w:val="auto"/>
          </w:rPr>
          <w:t>http://www.nizamsolar.com/hybrid-solar-system-solar-panels-inverters</w:t>
        </w:r>
      </w:hyperlink>
    </w:p>
    <w:p w:rsidR="00A042EB" w:rsidRPr="00595012" w:rsidRDefault="00A042EB" w:rsidP="00A042EB"/>
    <w:p w:rsidR="00A042EB" w:rsidRPr="00595012" w:rsidRDefault="00AA265D" w:rsidP="000F1BFF">
      <w:pPr>
        <w:pStyle w:val="ListParagraph"/>
        <w:numPr>
          <w:ilvl w:val="0"/>
          <w:numId w:val="24"/>
        </w:numPr>
      </w:pPr>
      <w:hyperlink r:id="rId30" w:history="1">
        <w:r w:rsidR="00A042EB" w:rsidRPr="000F1BFF">
          <w:rPr>
            <w:rStyle w:val="Hyperlink"/>
            <w:color w:val="auto"/>
          </w:rPr>
          <w:t>http://energypotentialinc.com/pages/hybridsolar</w:t>
        </w:r>
      </w:hyperlink>
    </w:p>
    <w:p w:rsidR="00A042EB" w:rsidRPr="00595012" w:rsidRDefault="00A042EB" w:rsidP="00A042EB"/>
    <w:p w:rsidR="00A042EB" w:rsidRPr="00595012" w:rsidRDefault="00AA265D" w:rsidP="000F1BFF">
      <w:pPr>
        <w:pStyle w:val="ListParagraph"/>
        <w:numPr>
          <w:ilvl w:val="0"/>
          <w:numId w:val="24"/>
        </w:numPr>
      </w:pPr>
      <w:hyperlink r:id="rId31" w:history="1">
        <w:r w:rsidR="00A042EB" w:rsidRPr="000F1BFF">
          <w:rPr>
            <w:rStyle w:val="Hyperlink"/>
            <w:color w:val="auto"/>
          </w:rPr>
          <w:t>http://www.livesolar.com.au/hybrid-solar-system</w:t>
        </w:r>
      </w:hyperlink>
    </w:p>
    <w:p w:rsidR="00A042EB" w:rsidRPr="00595012" w:rsidRDefault="00A042EB" w:rsidP="00A042EB"/>
    <w:p w:rsidR="00A042EB" w:rsidRPr="00595012" w:rsidRDefault="00AA265D" w:rsidP="000F1BFF">
      <w:pPr>
        <w:pStyle w:val="ListParagraph"/>
        <w:numPr>
          <w:ilvl w:val="0"/>
          <w:numId w:val="24"/>
        </w:numPr>
      </w:pPr>
      <w:hyperlink r:id="rId32" w:history="1">
        <w:r w:rsidR="00A042EB" w:rsidRPr="000F1BFF">
          <w:rPr>
            <w:rStyle w:val="Hyperlink"/>
            <w:color w:val="auto"/>
          </w:rPr>
          <w:t>http://ebr-energy.com/pakistan/solar-wind-hybrid-solution</w:t>
        </w:r>
      </w:hyperlink>
    </w:p>
    <w:p w:rsidR="00A042EB" w:rsidRPr="00595012" w:rsidRDefault="00A042EB" w:rsidP="00A042EB"/>
    <w:p w:rsidR="00A042EB" w:rsidRPr="00595012" w:rsidRDefault="00AA265D" w:rsidP="000F1BFF">
      <w:pPr>
        <w:pStyle w:val="ListParagraph"/>
        <w:numPr>
          <w:ilvl w:val="0"/>
          <w:numId w:val="24"/>
        </w:numPr>
      </w:pPr>
      <w:hyperlink r:id="rId33" w:history="1">
        <w:r w:rsidR="00A042EB" w:rsidRPr="000F1BFF">
          <w:rPr>
            <w:rStyle w:val="Hyperlink"/>
            <w:color w:val="auto"/>
          </w:rPr>
          <w:t>http://www.pvresources.com/PVSystems/HybridSystems.aspx</w:t>
        </w:r>
      </w:hyperlink>
    </w:p>
    <w:p w:rsidR="00A042EB" w:rsidRPr="00595012" w:rsidRDefault="00A042EB" w:rsidP="00A042EB"/>
    <w:p w:rsidR="00A042EB" w:rsidRPr="00595012" w:rsidRDefault="00AA265D" w:rsidP="000F1BFF">
      <w:pPr>
        <w:pStyle w:val="ListParagraph"/>
        <w:numPr>
          <w:ilvl w:val="0"/>
          <w:numId w:val="24"/>
        </w:numPr>
      </w:pPr>
      <w:hyperlink r:id="rId34" w:history="1">
        <w:r w:rsidR="00A042EB" w:rsidRPr="000F1BFF">
          <w:rPr>
            <w:rStyle w:val="Hyperlink"/>
            <w:color w:val="auto"/>
          </w:rPr>
          <w:t>http://www.belectric.com/fileadmin/MASTER/pdf/brochures/BEL_SKW_Hybrid_Systems_EN_www.pdf</w:t>
        </w:r>
      </w:hyperlink>
      <w:r w:rsidR="00A042EB" w:rsidRPr="00595012">
        <w:t xml:space="preserve">  </w:t>
      </w:r>
    </w:p>
    <w:p w:rsidR="00A042EB" w:rsidRPr="00595012" w:rsidRDefault="00A042EB" w:rsidP="00A042EB"/>
    <w:p w:rsidR="00A042EB" w:rsidRPr="00595012" w:rsidRDefault="00AA265D" w:rsidP="000F1BFF">
      <w:pPr>
        <w:pStyle w:val="ListParagraph"/>
        <w:numPr>
          <w:ilvl w:val="0"/>
          <w:numId w:val="24"/>
        </w:numPr>
      </w:pPr>
      <w:hyperlink r:id="rId35" w:history="1">
        <w:r w:rsidR="00A042EB" w:rsidRPr="000F1BFF">
          <w:rPr>
            <w:rStyle w:val="Hyperlink"/>
            <w:color w:val="auto"/>
          </w:rPr>
          <w:t>http://smart-prototyping.com/image/data/2_components/Arduino/100845%20Arduino%20Tiny%20RTC%20I2C%20real%20time%20clock%20module%2024C32%20storage%20%20DS1307/1.jpg</w:t>
        </w:r>
      </w:hyperlink>
    </w:p>
    <w:p w:rsidR="00A042EB" w:rsidRDefault="00A042EB" w:rsidP="00A042EB"/>
    <w:p w:rsidR="00A042EB" w:rsidRDefault="001B1A5F" w:rsidP="00A042EB">
      <w:pPr>
        <w:rPr>
          <w:b/>
          <w:sz w:val="28"/>
        </w:rPr>
      </w:pPr>
      <w:r w:rsidRPr="001B1A5F">
        <w:rPr>
          <w:b/>
          <w:sz w:val="28"/>
        </w:rPr>
        <w:t>Appendix</w:t>
      </w:r>
      <w:r w:rsidR="00A344E7">
        <w:rPr>
          <w:b/>
          <w:sz w:val="28"/>
        </w:rPr>
        <w:t xml:space="preserve"> A</w:t>
      </w:r>
    </w:p>
    <w:p w:rsidR="00A344E7" w:rsidRDefault="00A344E7" w:rsidP="00A042EB">
      <w:pPr>
        <w:rPr>
          <w:b/>
          <w:sz w:val="28"/>
        </w:rPr>
      </w:pPr>
      <w:r>
        <w:rPr>
          <w:b/>
          <w:sz w:val="28"/>
        </w:rPr>
        <w:t>Code for GUI in MATLAB</w:t>
      </w:r>
    </w:p>
    <w:p w:rsidR="00A344E7" w:rsidRPr="001B1A5F" w:rsidRDefault="00A344E7" w:rsidP="00A042EB">
      <w:pPr>
        <w:rPr>
          <w:sz w:val="28"/>
        </w:rPr>
      </w:pP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function varargout = fyp(varargin)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gui_Singleton = 1;</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gui_State = struct('gui_Name',       mfilename,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'gui_Singleton',  gui_Singleton,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'gui_OpeningFcn', @fyp_OpeningFcn,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'gui_OutputFcn',  @fyp_OutputFcn,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'gui_LayoutFcn',  []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'gui_Callback',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if nargin &amp;&amp; ischar(varargin{1})</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gui_State.gui_Callback = str2func(varargin{1});</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end</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if nargout</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[varargout{1:nargout}] = gui_mainfcn(gui_State, varargin{:});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else</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gui_mainfcn(gui_State, varargin{:});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end</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function fyp_OpeningFcn(hObject, eventdata, handles, varargin)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fid = fopen('data.csv');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v = [cts{2} cts{3} cts{4} cts{5}]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fclose(fid);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plot(d, v), datetick('x')</w:t>
      </w:r>
    </w:p>
    <w:p w:rsidR="00A042EB" w:rsidRPr="000F1BFF" w:rsidRDefault="00AA265D" w:rsidP="00A042EB">
      <w:pPr>
        <w:autoSpaceDE w:val="0"/>
        <w:autoSpaceDN w:val="0"/>
        <w:adjustRightInd w:val="0"/>
        <w:rPr>
          <w:rFonts w:ascii="Courier New" w:hAnsi="Courier New" w:cs="Courier New"/>
        </w:rPr>
      </w:pPr>
      <w:r>
        <w:rPr>
          <w:rFonts w:ascii="Courier New" w:hAnsi="Courier New" w:cs="Courier New"/>
          <w:noProof/>
          <w:sz w:val="20"/>
          <w:szCs w:val="20"/>
        </w:rPr>
        <w:lastRenderedPageBreak/>
        <w:pict>
          <v:shape id="Text Box 75" o:spid="_x0000_s1066" type="#_x0000_t202" style="position:absolute;margin-left:-3.1pt;margin-top:-48.5pt;width:424.45pt;height:25.9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" filled="f" stroked="f">
            <v:textbox>
              <w:txbxContent>
                <w:p w:rsidR="0037106A" w:rsidRDefault="0037106A" w:rsidP="002D1A47">
                  <w:pPr>
                    <w:pBdr>
                      <w:bottom w:val="single" w:sz="4" w:space="1" w:color="auto"/>
                    </w:pBdr>
                    <w:jc w:val="center"/>
                  </w:pPr>
                  <w:r>
                    <w:t xml:space="preserve">Appendix B: Code </w:t>
                  </w:r>
                </w:p>
              </w:txbxContent>
            </v:textbox>
          </v:shape>
        </w:pict>
      </w:r>
      <w:r w:rsidR="00A042EB" w:rsidRPr="000F1BFF">
        <w:rPr>
          <w:rFonts w:ascii="Courier New" w:hAnsi="Courier New" w:cs="Courier New"/>
          <w:sz w:val="20"/>
          <w:szCs w:val="20"/>
        </w:rPr>
        <w:t>grid 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legend('Solar Power','Grid Voltage' ,'Battery Level','Load Consumption')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handles.output = hObject;</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guidata(hObject, handles);</w:t>
      </w:r>
    </w:p>
    <w:p w:rsidR="00A042EB" w:rsidRPr="000F1BFF" w:rsidRDefault="00A042EB" w:rsidP="00A042EB">
      <w:pPr>
        <w:autoSpaceDE w:val="0"/>
        <w:autoSpaceDN w:val="0"/>
        <w:adjustRightInd w:val="0"/>
        <w:rPr>
          <w:rFonts w:ascii="Courier New" w:hAnsi="Courier New" w:cs="Courier New"/>
          <w:sz w:val="20"/>
          <w:szCs w:val="20"/>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unction varargout = fyp_OutputFcn(hObject, eventdata, handles) </w:t>
      </w:r>
    </w:p>
    <w:p w:rsidR="00A042EB" w:rsidRPr="000F1BFF" w:rsidRDefault="00A042EB" w:rsidP="00A042EB">
      <w:pPr>
        <w:autoSpaceDE w:val="0"/>
        <w:autoSpaceDN w:val="0"/>
        <w:adjustRightInd w:val="0"/>
        <w:rPr>
          <w:rFonts w:ascii="Courier New" w:hAnsi="Courier New" w:cs="Courier New"/>
          <w:sz w:val="20"/>
          <w:szCs w:val="20"/>
        </w:rPr>
      </w:pP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arargout{1} = handles.output;</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function pushbutton1_Callback(hObject, eventdata, handles)</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fid = fopen('data.csv');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v = cts{4}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fclose(fid);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plot(d, v), datetick('x')</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grid 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legend('Battery Level')</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v = cts{5}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fclose(fid);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plot(d, v), datetick('x')</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grid 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legend('Load Consumption')</w:t>
      </w:r>
    </w:p>
    <w:p w:rsidR="00A042EB" w:rsidRPr="000F1BFF" w:rsidRDefault="00A042EB" w:rsidP="00A042EB">
      <w:pPr>
        <w:autoSpaceDE w:val="0"/>
        <w:autoSpaceDN w:val="0"/>
        <w:adjustRightInd w:val="0"/>
        <w:rPr>
          <w:rFonts w:ascii="Courier New" w:hAnsi="Courier New" w:cs="Courier New"/>
        </w:rPr>
      </w:pP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function pushbutton3_Callback(hObject, eventdata, handles)</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fid = fopen('data.csv');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v =  cts{2};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fclose(fid);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plot(d, v), datetick('x')</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grid 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legend('Solar Power')</w:t>
      </w:r>
    </w:p>
    <w:p w:rsidR="00A042EB" w:rsidRPr="000F1BFF" w:rsidRDefault="00A042EB" w:rsidP="00A042EB">
      <w:pPr>
        <w:autoSpaceDE w:val="0"/>
        <w:autoSpaceDN w:val="0"/>
        <w:adjustRightInd w:val="0"/>
        <w:rPr>
          <w:rFonts w:ascii="Courier New" w:hAnsi="Courier New" w:cs="Courier New"/>
        </w:rPr>
      </w:pP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function pushbutton4_Callback(hObject, eventdata, handles)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fid = fopen('data.csv');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v =  cts{3} ;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fclose(fid);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plot(d, v), datetick('x')</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grid on</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legend('Grid Voltage')</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function pushbutton5_Callback(hObject, eventdata, handles)</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fid = fopen('data.csv');                       </w:t>
      </w:r>
    </w:p>
    <w:p w:rsidR="00A042EB" w:rsidRPr="000F1BFF"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cts = textscan(fid, '%s %f %f %f %f', 'Delimiter', ',');  </w:t>
      </w:r>
    </w:p>
    <w:p w:rsidR="00A042EB" w:rsidRDefault="00A042EB" w:rsidP="00A042EB">
      <w:pPr>
        <w:autoSpaceDE w:val="0"/>
        <w:autoSpaceDN w:val="0"/>
        <w:adjustRightInd w:val="0"/>
        <w:rPr>
          <w:rFonts w:ascii="Courier New" w:hAnsi="Courier New" w:cs="Courier New"/>
        </w:rPr>
      </w:pPr>
      <w:r w:rsidRPr="000F1BFF">
        <w:rPr>
          <w:rFonts w:ascii="Courier New" w:hAnsi="Courier New" w:cs="Courier New"/>
          <w:sz w:val="20"/>
          <w:szCs w:val="20"/>
        </w:rPr>
        <w:t xml:space="preserve">d = datenum(cts{1});    </w:t>
      </w:r>
      <w:r>
        <w:rPr>
          <w:rFonts w:ascii="Courier New" w:hAnsi="Courier New" w:cs="Courier New"/>
          <w:color w:val="000000"/>
          <w:sz w:val="20"/>
          <w:szCs w:val="20"/>
        </w:rPr>
        <w:t xml:space="preserve">                         </w:t>
      </w:r>
    </w:p>
    <w:p w:rsidR="00A042EB" w:rsidRPr="000F1BFF" w:rsidRDefault="00AA265D" w:rsidP="00A042EB">
      <w:pPr>
        <w:autoSpaceDE w:val="0"/>
        <w:autoSpaceDN w:val="0"/>
        <w:adjustRightInd w:val="0"/>
        <w:rPr>
          <w:rFonts w:ascii="Courier New" w:hAnsi="Courier New" w:cs="Courier New"/>
          <w:color w:val="000000" w:themeColor="text1"/>
        </w:rPr>
      </w:pPr>
      <w:r>
        <w:rPr>
          <w:rFonts w:ascii="Courier New" w:hAnsi="Courier New" w:cs="Courier New"/>
          <w:noProof/>
          <w:color w:val="000000"/>
          <w:sz w:val="20"/>
          <w:szCs w:val="20"/>
        </w:rPr>
        <w:lastRenderedPageBreak/>
        <w:pict>
          <v:shape id="Text Box 76" o:spid="_x0000_s1067" type="#_x0000_t202" style="position:absolute;margin-left:-5.2pt;margin-top:-47.3pt;width:428.15pt;height:25.9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5+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" filled="f" stroked="f">
            <v:textbox>
              <w:txbxContent>
                <w:p w:rsidR="0037106A" w:rsidRDefault="0037106A" w:rsidP="002D1A47">
                  <w:pPr>
                    <w:pBdr>
                      <w:bottom w:val="single" w:sz="4" w:space="1" w:color="auto"/>
                    </w:pBdr>
                    <w:jc w:val="center"/>
                  </w:pPr>
                  <w:r>
                    <w:t xml:space="preserve">Intelligent Unit of Hybrid System </w:t>
                  </w:r>
                </w:p>
              </w:txbxContent>
            </v:textbox>
          </v:shape>
        </w:pict>
      </w:r>
      <w:r w:rsidR="00A042EB">
        <w:rPr>
          <w:rFonts w:ascii="Courier New" w:hAnsi="Courier New" w:cs="Courier New"/>
          <w:color w:val="000000"/>
          <w:sz w:val="20"/>
          <w:szCs w:val="20"/>
        </w:rPr>
        <w:t>v</w:t>
      </w:r>
      <w:r w:rsidR="00A042EB" w:rsidRPr="000F1BFF">
        <w:rPr>
          <w:rFonts w:ascii="Courier New" w:hAnsi="Courier New" w:cs="Courier New"/>
          <w:color w:val="000000" w:themeColor="text1"/>
          <w:sz w:val="20"/>
          <w:szCs w:val="20"/>
        </w:rPr>
        <w:t xml:space="preserve"> = [cts{2} cts{3} cts{4} cts{5}] ;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fclose(fid);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plot(d, v), datetick('x')</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grid on</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legend('Solar Power','Grid Voltage' ,'Battery Level','Load Consumption')</w:t>
      </w:r>
    </w:p>
    <w:p w:rsidR="00A042EB" w:rsidRPr="000F1BFF" w:rsidRDefault="00A042EB" w:rsidP="00A042EB">
      <w:pPr>
        <w:autoSpaceDE w:val="0"/>
        <w:autoSpaceDN w:val="0"/>
        <w:adjustRightInd w:val="0"/>
        <w:rPr>
          <w:rFonts w:ascii="Courier New" w:hAnsi="Courier New" w:cs="Courier New"/>
          <w:color w:val="000000" w:themeColor="text1"/>
          <w:sz w:val="20"/>
          <w:szCs w:val="20"/>
        </w:rPr>
      </w:pPr>
      <w:r w:rsidRPr="000F1BFF">
        <w:rPr>
          <w:rFonts w:ascii="Courier New" w:hAnsi="Courier New" w:cs="Courier New"/>
          <w:color w:val="000000" w:themeColor="text1"/>
          <w:sz w:val="20"/>
          <w:szCs w:val="20"/>
        </w:rPr>
        <w:t xml:space="preserve">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function radiobutton2_Callback(hObject, eventdata, handles)</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fid = fopen('data.csv');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cts = textscan(fid, '%s %f %f %f %f', 'Delimiter', ',');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d = datenum(cts{1});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v = [cts{2} cts{5}] ;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 xml:space="preserve">fclose(fid); </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plot(d, v), datetick('x')</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grid on</w:t>
      </w:r>
    </w:p>
    <w:p w:rsidR="00A042EB" w:rsidRPr="000F1BFF" w:rsidRDefault="00A042EB" w:rsidP="00A042EB">
      <w:pPr>
        <w:autoSpaceDE w:val="0"/>
        <w:autoSpaceDN w:val="0"/>
        <w:adjustRightInd w:val="0"/>
        <w:rPr>
          <w:rFonts w:ascii="Courier New" w:hAnsi="Courier New" w:cs="Courier New"/>
          <w:color w:val="000000" w:themeColor="text1"/>
        </w:rPr>
      </w:pPr>
      <w:r w:rsidRPr="000F1BFF">
        <w:rPr>
          <w:rFonts w:ascii="Courier New" w:hAnsi="Courier New" w:cs="Courier New"/>
          <w:color w:val="000000" w:themeColor="text1"/>
          <w:sz w:val="20"/>
          <w:szCs w:val="20"/>
        </w:rPr>
        <w:t>legend('Solar Power','Grid Voltage' ,'Battery Level','Load Consumption')</w:t>
      </w:r>
    </w:p>
    <w:p w:rsidR="00A042EB" w:rsidRDefault="00A042EB" w:rsidP="00A042EB"/>
    <w:p w:rsidR="00A042EB" w:rsidRDefault="00A042EB" w:rsidP="00A042EB"/>
    <w:p w:rsidR="00A042EB" w:rsidRDefault="00A042EB" w:rsidP="00A042EB"/>
    <w:p w:rsidR="00A042EB" w:rsidRDefault="00B867E6" w:rsidP="00A042EB">
      <w:pPr>
        <w:rPr>
          <w:b/>
          <w:sz w:val="28"/>
        </w:rPr>
      </w:pPr>
      <w:r>
        <w:rPr>
          <w:b/>
          <w:sz w:val="28"/>
        </w:rPr>
        <w:t>Appendix B</w:t>
      </w:r>
    </w:p>
    <w:p w:rsidR="00A344E7" w:rsidRDefault="00A344E7" w:rsidP="00A042EB">
      <w:pPr>
        <w:rPr>
          <w:b/>
          <w:sz w:val="28"/>
        </w:rPr>
      </w:pPr>
      <w:r>
        <w:rPr>
          <w:b/>
          <w:sz w:val="28"/>
        </w:rPr>
        <w:t>Main Code for Arduino DUE</w:t>
      </w:r>
    </w:p>
    <w:p w:rsidR="00A344E7" w:rsidRDefault="00A344E7" w:rsidP="00A344E7">
      <w:pPr>
        <w:spacing w:line="360" w:lineRule="auto"/>
        <w:rPr>
          <w:rFonts w:ascii="Square721 BT" w:hAnsi="Square721 BT"/>
          <w:sz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#include &lt;LiquidCrystal.h&gt;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#include &lt;Wire.h&gt;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#include "RTClib.h"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#include &lt;SPI.h&gt;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#include &lt;SD.h&gt;</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a;</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RTC_DS1307 rtc;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LiquidCrystal lcd(12, 11, 5, 4, 3, 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const int chipSelect = 53;</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term;</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S_GRID = 22;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S_CC = 24;</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S_AC_charger = 26;</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S_inverter = 28;</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rem;</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Minimum_Battery_level;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Min_Grid_Voltage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Battery_Critical_point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Battery_losses;</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77" o:spid="_x0000_s1068" type="#_x0000_t202" style="position:absolute;margin-left:0;margin-top:-48.5pt;width:424.45pt;height:25.95pt;z-index:25178112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REruw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" filled="f" stroked="f">
            <v:textbox>
              <w:txbxContent>
                <w:p w:rsidR="0037106A" w:rsidRDefault="0037106A" w:rsidP="00A344E7">
                  <w:pPr>
                    <w:pBdr>
                      <w:bottom w:val="single" w:sz="4" w:space="1" w:color="auto"/>
                    </w:pBdr>
                    <w:jc w:val="center"/>
                  </w:pPr>
                  <w:r>
                    <w:t xml:space="preserve">Appendix B: Code </w:t>
                  </w:r>
                </w:p>
              </w:txbxContent>
            </v:textbox>
            <w10:wrap anchorx="margin"/>
          </v:shape>
        </w:pict>
      </w:r>
      <w:r w:rsidR="00A344E7" w:rsidRPr="00E07A42">
        <w:rPr>
          <w:rFonts w:ascii="Courier New" w:hAnsi="Courier New" w:cs="Courier New"/>
          <w:sz w:val="20"/>
          <w:szCs w:val="20"/>
        </w:rPr>
        <w:t>int inverter_losses;</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extra_batt = 5;</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load_voltage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load_current;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load_consumption;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grid_current;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grid_power;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DC_CC_voltage;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float DC_CC_current;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CC_power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losses;</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batterybuff1;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batterybuff2;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temp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temp2;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tempo;</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onetemphr;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onetempmin;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twotemphr;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twotempmin;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Loadshedinghr[10];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Loadshedingmin[10];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TLoadshedinghr[10];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TLoadshedingmin[10];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batterybuff[10];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Tbatterybuff[10];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Loadshedinghr1[10];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Loadshedingmin1[10];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TLoadshedinghr1[10];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TLoadshedingmin1[10];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batterybuff0[10];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Tbatterybuff0[10];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timediff;</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count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timediff1;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timediff2;</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78" o:spid="_x0000_s1069" type="#_x0000_t202" style="position:absolute;margin-left:-4.75pt;margin-top:-49.9pt;width:428.15pt;height:25.9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RP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" filled="f" stroked="f">
            <v:textbox>
              <w:txbxContent>
                <w:p w:rsidR="0037106A" w:rsidRDefault="0037106A" w:rsidP="00A344E7">
                  <w:pPr>
                    <w:pBdr>
                      <w:bottom w:val="single" w:sz="4" w:space="1" w:color="auto"/>
                    </w:pBdr>
                    <w:jc w:val="center"/>
                  </w:pPr>
                  <w:r>
                    <w:t xml:space="preserve">Intelligent Unit of Hybrid System </w:t>
                  </w:r>
                </w:p>
              </w:txbxContent>
            </v:textbox>
          </v:shape>
        </w:pict>
      </w:r>
      <w:r w:rsidR="00A344E7" w:rsidRPr="00E07A42">
        <w:rPr>
          <w:rFonts w:ascii="Courier New" w:hAnsi="Courier New" w:cs="Courier New"/>
          <w:sz w:val="20"/>
          <w:szCs w:val="20"/>
        </w:rPr>
        <w:t>int differ1;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differ2;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battdiffer;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int count2;</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DateTime future;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DateTime now;</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void setup()</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future = NULL;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Serial.begin(9600);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Minimum_Battery_level = 50;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Min_Grid_Voltage = 210;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Max_Grid_Voltage = 250;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Battery_Critical_point = 75;</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Battery_losses = 10;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inverter_losses = 15;</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SPI.begin();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Wire.begin();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rtc.begin();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(!(rtc.isrunning()))</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Serial.println("RTC not Running");</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rtc.adjust(DateTime(__DATE__, __TIME__));</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lcd.begin(20, 4);</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pinMode(S_GRID,           OUTPUT);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pinMode(S_CC,             OUTPUT);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pinMode(S_AC_charger,     OUTPUT);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pinMode(S_inverter,       OUTPUT);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term  = 0;</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A1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A3 = 0;</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79" o:spid="_x0000_s1070" type="#_x0000_t202" style="position:absolute;margin-left:-1.4pt;margin-top:-47.55pt;width:424.45pt;height:25.95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" filled="f" stroked="f">
            <v:textbox>
              <w:txbxContent>
                <w:p w:rsidR="0037106A" w:rsidRDefault="0037106A" w:rsidP="00A344E7">
                  <w:pPr>
                    <w:pBdr>
                      <w:bottom w:val="single" w:sz="4" w:space="1" w:color="auto"/>
                    </w:pBdr>
                    <w:jc w:val="center"/>
                  </w:pPr>
                  <w:r>
                    <w:t xml:space="preserve">Appendix B: Code </w:t>
                  </w:r>
                </w:p>
              </w:txbxContent>
            </v:textbox>
          </v:shape>
        </w:pict>
      </w:r>
      <w:r w:rsidR="00A344E7" w:rsidRPr="00E07A42">
        <w:rPr>
          <w:rFonts w:ascii="Courier New" w:hAnsi="Courier New" w:cs="Courier New"/>
          <w:sz w:val="20"/>
          <w:szCs w:val="20"/>
        </w:rPr>
        <w:t>  int A5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A6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A4 = 0;</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SD.begin(chipSelect);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pinMode(53, OUTPUT);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tempo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batterybuff1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tempo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onetemphr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onetempmin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twotemphr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twotempmin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Loadshedinghr[10]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Loadshedingmin[10]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TLoadshedinghr[10]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TLoadshedingmin[10]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Loadshedinghr1[10]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Loadshedingmin1[10]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TLoadshedinghr1[10]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TLoadshedingmin1[10]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Tbatterybuff[10]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batterybuff0[10]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Tbatterybuff0[10]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count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timediff1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differ1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battdiffer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rem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0" o:spid="_x0000_s1071" type="#_x0000_t202" style="position:absolute;margin-left:-5.65pt;margin-top:-47.95pt;width:428.15pt;height:25.9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" filled="f" stroked="f">
            <v:textbox>
              <w:txbxContent>
                <w:p w:rsidR="0037106A" w:rsidRDefault="0037106A" w:rsidP="00A344E7">
                  <w:pPr>
                    <w:pBdr>
                      <w:bottom w:val="single" w:sz="4" w:space="1" w:color="auto"/>
                    </w:pBdr>
                    <w:jc w:val="center"/>
                  </w:pPr>
                  <w:r>
                    <w:t xml:space="preserve">Intelligent Unit of Hybrid System </w:t>
                  </w:r>
                </w:p>
              </w:txbxContent>
            </v:textbox>
          </v:shape>
        </w:pict>
      </w:r>
      <w:r w:rsidR="00A344E7" w:rsidRPr="00E07A42">
        <w:rPr>
          <w:rFonts w:ascii="Courier New" w:hAnsi="Courier New" w:cs="Courier New"/>
          <w:sz w:val="20"/>
          <w:szCs w:val="20"/>
        </w:rPr>
        <w:t>void loop()</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DateTime now = rtc.now();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battery_level = analogRead(A2);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battery_level = (battery_level / 1023) * 100;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load_voltage = analogRead(A4);</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load_current = analogRead(A3);</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load_voltage = (load_voltage / 1023) * 250;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load_current = (load_current / 1023) * 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load_consumption = load_voltage * load_current;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grid_voltage = analogRead(A5);</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grid_voltage = (grid_voltage / 1023) * 250;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DC_CC_voltage = analogRead(A1);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DC_CC_current = analogRead(A6);</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DC_CC_voltage = (DC_CC_voltage / 1023) * 15;</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DC_CC_current = (DC_CC_current / 1023) * 33;</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CC_power  = DC_CC_voltage * DC_CC_current;</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losses = Battery_losses + inverter_losses ;</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xml:space="preserve">  if (!(grid_voltage &gt; Min_Grid_Voltage &amp;&amp; grid_voltage &lt; Max_Grid_Voltage) &amp;&amp;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(temp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onetemphr = int(now.hour());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onetempmin = int(now.minute());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twotemphr = now.hour();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twotempmin = now.minute();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batterybuff1 = 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batterybuff2 = 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((grid_voltage &gt; Min_Grid_Voltage &amp;&amp; grid_voltage &lt; Max_Grid_Voltage) &amp;&amp;</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xml:space="preserve"> (temp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twotemphr = now.hour();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twotempmin = now.minute();</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1" o:spid="_x0000_s1072" type="#_x0000_t202" style="position:absolute;margin-left:-2pt;margin-top:-47.1pt;width:424.45pt;height:25.9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quugIAAMM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" filled="f" stroked="f">
            <v:textbox>
              <w:txbxContent>
                <w:p w:rsidR="0037106A" w:rsidRDefault="0037106A" w:rsidP="00A344E7">
                  <w:pPr>
                    <w:pBdr>
                      <w:bottom w:val="single" w:sz="4" w:space="1" w:color="auto"/>
                    </w:pBdr>
                    <w:jc w:val="center"/>
                  </w:pPr>
                  <w:r>
                    <w:t xml:space="preserve">Appendix B: Code </w:t>
                  </w:r>
                </w:p>
              </w:txbxContent>
            </v:textbox>
          </v:shape>
        </w:pict>
      </w:r>
      <w:r w:rsidR="00A344E7" w:rsidRPr="00E07A42">
        <w:rPr>
          <w:rFonts w:ascii="Courier New" w:hAnsi="Courier New" w:cs="Courier New"/>
          <w:sz w:val="20"/>
          <w:szCs w:val="20"/>
        </w:rPr>
        <w:t>    batterybuff2 = 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temp2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(twotemphr &gt; onetemphr)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timediff1 = (twotemphr - onetemphr) * 60;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(twotemphr &lt; onetemphr)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timediff1 = (onetemphr - twotemphr) * 60;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(twotempmin &gt; onetempmin)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timediff2 = twotempmin - onetempmin;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(onetempmin &gt; twotempmin)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timediff2 = onetempmin - twotempmin;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 = timediff1 + timediff2;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((timediff &gt;= 1) &amp;&amp; (temp2 == 1)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Loadshedinghr[count] = int(onetemphr);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Loadshedinghr1[count] = int(twotemphr);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Loadshedingmin[count] = int(onetempmin);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Loadshedingmin1[count] = int(twotempmin);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batterybuff[count] = batterybuff1;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batterybuff0[count] = batterybuff2;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onetemphr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twotemphr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onetempmin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twotempmin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count2 = 0;</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2" o:spid="_x0000_s1073" type="#_x0000_t202" style="position:absolute;margin-left:-3.85pt;margin-top:-46.95pt;width:428.15pt;height:25.9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U8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SRoDz16YHuDbuUeJZGtzzjoDNzuB3A0ezgHX8dVD3ey+qqRkMuWig27UUqOLaM15Bfam/7Z&#10;1QlHW5D1+EHWEIdujXRA+0b1tnhQDgTo0KfHU29sLhUcxuRyHgcxRhXYLqM0nsU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" filled="f" stroked="f">
            <v:textbox>
              <w:txbxContent>
                <w:p w:rsidR="0037106A" w:rsidRDefault="0037106A" w:rsidP="00A344E7">
                  <w:pPr>
                    <w:pBdr>
                      <w:bottom w:val="single" w:sz="4" w:space="1" w:color="auto"/>
                    </w:pBdr>
                    <w:jc w:val="center"/>
                  </w:pPr>
                  <w:r>
                    <w:t xml:space="preserve">Intelligent Unit of Hybrid System </w:t>
                  </w:r>
                </w:p>
              </w:txbxContent>
            </v:textbox>
          </v:shape>
        </w:pict>
      </w:r>
      <w:r w:rsidR="00A344E7" w:rsidRPr="00E07A42">
        <w:rPr>
          <w:rFonts w:ascii="Courier New" w:hAnsi="Courier New" w:cs="Courier New"/>
          <w:sz w:val="20"/>
          <w:szCs w:val="20"/>
        </w:rPr>
        <w:t xml:space="preserve">  if ((now.hour() == 24 ) &amp;&amp; now.minute() == 59 &amp;&amp; now.second() == 57 &amp;&amp;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tempo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DateTime future (now.unixtime() + 86400L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for (int k = 0; k &lt;= count ; k++)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TLoadshedinghr[count] = Loadshedinghr[count];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TLoadshedinghr1[count] =  Loadshedinghr1[count];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TLoadshedingmin[count] = Loadshedingmin[count];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TLoadshedingmin1[count] = Loadshedingmin1[count];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Tbatterybuff[count] = batterybuff[count];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Tbatterybuff0[count] = batterybuff0[count];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tempo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(now.hour() == 00 &amp;&amp; now.minute() == 00 &amp;&amp; tempo ==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tempo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(now.day() == future.day())</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for (count2 = 0; count2 &lt;= count ; 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 TLoadshedinghr1[count2] &gt; TLoadshedinghr[count2])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differ1 = TLoadshedinghr1[count2] - TLoadshedinghr[count2];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differ1 = TLoadshedinghr[count2] - TLoadshedinghr1[count2];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 TLoadshedingmin1[count2] &gt; TLoadshedingmin[count2])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differ2 = TLoadshedingmin1[count2] - TLoadshedingmin[count2];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differ2 = TLoadshedingmin[count2] - TLoadshedingmin1[count2];</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3" o:spid="_x0000_s1074" type="#_x0000_t202" style="position:absolute;margin-left:-2.6pt;margin-top:-47.7pt;width:424.45pt;height:25.9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TCaugIAAMM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" filled="f" stroked="f">
            <v:textbox>
              <w:txbxContent>
                <w:p w:rsidR="0037106A" w:rsidRDefault="0037106A" w:rsidP="00A344E7">
                  <w:pPr>
                    <w:pBdr>
                      <w:bottom w:val="single" w:sz="4" w:space="1" w:color="auto"/>
                    </w:pBdr>
                    <w:jc w:val="center"/>
                  </w:pPr>
                  <w:r>
                    <w:t xml:space="preserve">Appendix B: Code </w:t>
                  </w:r>
                </w:p>
              </w:txbxContent>
            </v:textbox>
          </v:shape>
        </w:pict>
      </w:r>
      <w:r w:rsidR="00A344E7"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(differ1 &gt;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differ2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battdiffer = Tbatterybuff[count2] - Tbatterybuff0[count2];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((battery_level - (battdiffer + extra_batt)) &gt; Battery_Critical_point)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goto unannounced;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((now.hour() &gt;= (TLoadshedinghr[count2] - differ1)) &amp;&amp; (now.minute() &gt;= TLoadshedingmin[count2] - differ2) &amp;&amp; (now.hour() &lt;= (TLoadshedinghr1[count2] - differ1)) &amp;&amp; (now.minute() &lt;= TLoadshedingmin1[count2] - differ2))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((CC_power - losses) &gt; load_consumption &amp;&amp; battery_level &lt; 100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goto 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&lt; load_consumption &amp;&amp; battery_level &lt; 100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4" o:spid="_x0000_s1075" type="#_x0000_t202" style="position:absolute;margin-left:.7pt;margin-top:-50.4pt;width:422.15pt;height:25.95pt;z-index:251788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47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" filled="f" stroked="f">
            <v:textbox>
              <w:txbxContent>
                <w:p w:rsidR="0037106A" w:rsidRDefault="0037106A" w:rsidP="00A344E7">
                  <w:pPr>
                    <w:pBdr>
                      <w:bottom w:val="single" w:sz="4" w:space="1" w:color="auto"/>
                    </w:pBdr>
                    <w:jc w:val="center"/>
                  </w:pPr>
                  <w:r>
                    <w:t xml:space="preserve">Intelligent Unit of Hybrid System </w:t>
                  </w:r>
                </w:p>
              </w:txbxContent>
            </v:textbox>
            <w10:wrap anchorx="margin"/>
          </v:shape>
        </w:pict>
      </w:r>
      <w:r w:rsidR="00A344E7" w:rsidRPr="00E07A42">
        <w:rPr>
          <w:rFonts w:ascii="Courier New" w:hAnsi="Courier New" w:cs="Courier New"/>
          <w:sz w:val="20"/>
          <w:szCs w:val="20"/>
        </w:rPr>
        <w:t>          goto 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goto unannounced;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goto unannounced;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unannounced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((CC_power - losses) &gt; load_consumption &amp;&amp; battery_level &gt;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&lt; load_consumption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(battery_level &gt; Minimum_Battery_level)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(battery_level &lt;= Minimum_Battery_level)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_x0000_s1076" type="#_x0000_t202" style="position:absolute;margin-left:0;margin-top:-48.05pt;width:424.45pt;height:25.95pt;z-index:251794432;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HVEugIAAMM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" filled="f" stroked="f">
            <v:textbox>
              <w:txbxContent>
                <w:p w:rsidR="0037106A" w:rsidRDefault="0037106A" w:rsidP="00A344E7">
                  <w:pPr>
                    <w:pBdr>
                      <w:bottom w:val="single" w:sz="4" w:space="1" w:color="auto"/>
                    </w:pBdr>
                    <w:jc w:val="center"/>
                  </w:pPr>
                  <w:r>
                    <w:t xml:space="preserve">Appendix B: Code </w:t>
                  </w:r>
                </w:p>
              </w:txbxContent>
            </v:textbox>
            <w10:wrap anchorx="margin"/>
          </v:shape>
        </w:pict>
      </w:r>
      <w:r w:rsidR="00A344E7" w:rsidRPr="00E07A42">
        <w:rPr>
          <w:rFonts w:ascii="Courier New" w:hAnsi="Courier New" w:cs="Courier New"/>
          <w:sz w:val="20"/>
          <w:szCs w:val="20"/>
        </w:rPr>
        <w:t>  else if ((CC_power - losses) &gt; load_consumption &amp;&amp; battery_level &lt;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&lt; load_consumption &amp;&amp; battery_level &lt;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(battery_level &lt;= Minimum_Battery_level)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(battery_level &gt; Minimum_Battery_level)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&gt; load_consumption &amp;&amp; battery_level &lt;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HIGH);</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6" o:spid="_x0000_s1077" type="#_x0000_t202" style="position:absolute;margin-left:0;margin-top:-49.95pt;width:428.15pt;height:25.95pt;z-index:25179033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ky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" filled="f" stroked="f">
            <v:textbox>
              <w:txbxContent>
                <w:p w:rsidR="0037106A" w:rsidRDefault="0037106A" w:rsidP="00A344E7">
                  <w:pPr>
                    <w:pBdr>
                      <w:bottom w:val="single" w:sz="4" w:space="1" w:color="auto"/>
                    </w:pBdr>
                    <w:jc w:val="center"/>
                  </w:pPr>
                  <w:r>
                    <w:t xml:space="preserve">Intelligent Unit of Hybrid System </w:t>
                  </w:r>
                </w:p>
              </w:txbxContent>
            </v:textbox>
            <w10:wrap anchorx="margin"/>
          </v:shape>
        </w:pict>
      </w:r>
      <w:r w:rsidR="00A344E7"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&lt; load_consumption &amp;&amp; battery_level &lt;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else if ((CC_power - losses) &lt; load_consumption &amp;&amp; battery_level &gt; Battery_Critical_point  &amp;&amp; !(grid_voltage &gt; Min_Grid_Voltage &amp;&amp; grid_voltage &lt; Max_Grid_Voltage))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digitalWrite(S_GRID,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digitalWrite(S_AC_charger, LOW);</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digitalWrite(S_CC,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digitalWrite(S_inverter, HIGH);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goto announced;</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announced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lcd.setCursor(0,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lcd.print("Load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lcd.setCursor(14,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lcd.print(load_consumption);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lcd.setCursor(0,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lcd.print("Solar Power");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lcd.setCursor(14, 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lcd.print(CC_power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lcd.setCursor(0, 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lcd.print("Battery 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lcd.setCursor(14, 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lcd.setCursor(0, 3);</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lcd.print("GRID 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lcd.setCursor(14, 3);</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lcd.print(grid_voltage);</w:t>
      </w:r>
    </w:p>
    <w:p w:rsidR="00A344E7" w:rsidRPr="00E07A42" w:rsidRDefault="00A344E7" w:rsidP="00A344E7">
      <w:pPr>
        <w:spacing w:line="360" w:lineRule="auto"/>
        <w:rPr>
          <w:rFonts w:ascii="Courier New" w:hAnsi="Courier New" w:cs="Courier New"/>
          <w:sz w:val="20"/>
          <w:szCs w:val="20"/>
        </w:rPr>
      </w:pP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7" o:spid="_x0000_s1078" type="#_x0000_t202" style="position:absolute;margin-left:0;margin-top:-49.95pt;width:424.45pt;height:25.95pt;z-index:25179136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Ef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" filled="f" stroked="f">
            <v:textbox>
              <w:txbxContent>
                <w:p w:rsidR="0037106A" w:rsidRDefault="0037106A" w:rsidP="00A344E7">
                  <w:pPr>
                    <w:pBdr>
                      <w:bottom w:val="single" w:sz="4" w:space="1" w:color="auto"/>
                    </w:pBdr>
                    <w:jc w:val="center"/>
                  </w:pPr>
                  <w:r>
                    <w:t xml:space="preserve">Appendix B: Code </w:t>
                  </w:r>
                </w:p>
              </w:txbxContent>
            </v:textbox>
            <w10:wrap anchorx="margin"/>
          </v:shape>
        </w:pict>
      </w:r>
      <w:r w:rsidR="00A344E7" w:rsidRPr="00E07A42">
        <w:rPr>
          <w:rFonts w:ascii="Courier New" w:hAnsi="Courier New" w:cs="Courier New"/>
          <w:sz w:val="20"/>
          <w:szCs w:val="20"/>
        </w:rPr>
        <w:t>  // make a string for assembling the data to log:</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dataString2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dataString6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dataString8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dataString10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Year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Month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Days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Hours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Minute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String dataString11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int A =  now.year(); int B =  now.month(); int C =  now.day(); int D =  now.hour(); int E =  now.minute();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dataString2 += String(CC_power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dataString6 += String(grid_voltage);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dataString8 += String(battery_level);</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dataString10 += String(load_consumption);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Year += String(A, DEC);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Month += String(B, DEC);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Days += String(C, DEC);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Hours += String(D, DEC);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Minute += String(E, DEC);</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dataString11 += String("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 open the file. note that only one file can be open at a time,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 so you have to close this one before opening another.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File dataFile = SD.open("datalog.csv", FILE_WRITE);</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 if the file is available, write to it: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if (dataFile)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dataFile.print(Year);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dataFile.print(Month);</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dataFile.print(Days);</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dataFile.print(Hours);</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A265D" w:rsidP="00A344E7">
      <w:pPr>
        <w:spacing w:line="360" w:lineRule="auto"/>
        <w:rPr>
          <w:rFonts w:ascii="Courier New" w:hAnsi="Courier New" w:cs="Courier New"/>
          <w:sz w:val="20"/>
          <w:szCs w:val="20"/>
        </w:rPr>
      </w:pPr>
      <w:r>
        <w:rPr>
          <w:rFonts w:ascii="Courier New" w:hAnsi="Courier New" w:cs="Courier New"/>
          <w:noProof/>
          <w:sz w:val="20"/>
          <w:szCs w:val="20"/>
        </w:rPr>
        <w:lastRenderedPageBreak/>
        <w:pict>
          <v:shape id="Text Box 88" o:spid="_x0000_s1079" type="#_x0000_t202" style="position:absolute;margin-left:0;margin-top:-48.5pt;width:428.15pt;height:25.95pt;z-index:25179238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WC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" filled="f" stroked="f">
            <v:textbox>
              <w:txbxContent>
                <w:p w:rsidR="0037106A" w:rsidRDefault="0037106A" w:rsidP="00A344E7">
                  <w:pPr>
                    <w:pBdr>
                      <w:bottom w:val="single" w:sz="4" w:space="1" w:color="auto"/>
                    </w:pBdr>
                    <w:jc w:val="center"/>
                  </w:pPr>
                  <w:r>
                    <w:t xml:space="preserve">Intelligent Unit of Hybrid System </w:t>
                  </w:r>
                </w:p>
              </w:txbxContent>
            </v:textbox>
            <w10:wrap anchorx="margin"/>
          </v:shape>
        </w:pict>
      </w:r>
      <w:r w:rsidR="00A344E7" w:rsidRPr="00E07A42">
        <w:rPr>
          <w:rFonts w:ascii="Courier New" w:hAnsi="Courier New" w:cs="Courier New"/>
          <w:sz w:val="20"/>
          <w:szCs w:val="20"/>
        </w:rPr>
        <w:t>    dataFile.print(Minute);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dataFile.print(dataString8);</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dataFile.print(dataString6);</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dataFile.print(dataString2);</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dataFile.print(dataString10);</w:t>
      </w:r>
    </w:p>
    <w:p w:rsidR="00A344E7" w:rsidRPr="00E07A42" w:rsidRDefault="00A344E7" w:rsidP="00A344E7">
      <w:pPr>
        <w:spacing w:line="360" w:lineRule="auto"/>
        <w:rPr>
          <w:rFonts w:ascii="Courier New" w:hAnsi="Courier New" w:cs="Courier New"/>
          <w:sz w:val="20"/>
          <w:szCs w:val="20"/>
        </w:rPr>
      </w:pP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dataFile.println(dataString11);</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dataFile.close();</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 print to the serial port too:</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SD.begin(chipSelect);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for (int j = 0; j &lt;= count - 1; j++)</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Serial.print(Loadshedinghr[j]);</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Serial.print(Loadshedingmin[j]);</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 to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Serial.print(Loadshedinghr1[j]);</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Serial.println(Loadshedingmin1[j]);</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Serial.print("Starting Hour: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Serial.println(onetemphr);</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Serial.print("Starting Min : ");</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Serial.println(onetempmin);</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timediff1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timediff2 = 0;</w:t>
      </w:r>
    </w:p>
    <w:p w:rsidR="00A344E7" w:rsidRPr="00E07A42" w:rsidRDefault="00A344E7" w:rsidP="00A344E7">
      <w:pPr>
        <w:spacing w:line="360" w:lineRule="auto"/>
        <w:rPr>
          <w:rFonts w:ascii="Courier New" w:hAnsi="Courier New" w:cs="Courier New"/>
          <w:sz w:val="20"/>
          <w:szCs w:val="20"/>
        </w:rPr>
      </w:pPr>
      <w:r w:rsidRPr="00E07A42">
        <w:rPr>
          <w:rFonts w:ascii="Courier New" w:hAnsi="Courier New" w:cs="Courier New"/>
          <w:sz w:val="20"/>
          <w:szCs w:val="20"/>
        </w:rPr>
        <w:t>  timediff = 0;</w:t>
      </w:r>
    </w:p>
    <w:p w:rsidR="00A344E7" w:rsidRPr="006272BB" w:rsidRDefault="00A344E7" w:rsidP="00A344E7">
      <w:pPr>
        <w:spacing w:line="360" w:lineRule="auto"/>
        <w:jc w:val="both"/>
        <w:rPr>
          <w:sz w:val="22"/>
          <w:szCs w:val="28"/>
        </w:rPr>
      </w:pPr>
    </w:p>
    <w:p w:rsidR="006272BB" w:rsidRPr="006272BB" w:rsidRDefault="006272BB" w:rsidP="006272BB">
      <w:pPr>
        <w:spacing w:line="360" w:lineRule="auto"/>
        <w:jc w:val="both"/>
        <w:rPr>
          <w:sz w:val="22"/>
          <w:szCs w:val="28"/>
        </w:rPr>
      </w:pPr>
    </w:p>
    <w:sectPr w:rsidR="006272BB" w:rsidRPr="006272BB" w:rsidSect="00F84D5C">
      <w:type w:val="evenPage"/>
      <w:pgSz w:w="11907" w:h="16839" w:code="9"/>
      <w:pgMar w:top="2160" w:right="1440" w:bottom="1440" w:left="2160" w:header="16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65D" w:rsidRDefault="00AA265D" w:rsidP="00B93575">
      <w:r>
        <w:separator/>
      </w:r>
    </w:p>
  </w:endnote>
  <w:endnote w:type="continuationSeparator" w:id="0">
    <w:p w:rsidR="00AA265D" w:rsidRDefault="00AA265D" w:rsidP="00B93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quare721 BT">
    <w:altName w:val="Arial"/>
    <w:panose1 w:val="020B0504020202060204"/>
    <w:charset w:val="00"/>
    <w:family w:val="swiss"/>
    <w:pitch w:val="variable"/>
    <w:sig w:usb0="800000AF" w:usb1="1000204A"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06A" w:rsidRDefault="0037106A">
    <w:pPr>
      <w:pStyle w:val="Footer"/>
      <w:jc w:val="center"/>
    </w:pPr>
  </w:p>
  <w:p w:rsidR="0037106A" w:rsidRDefault="003710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65D" w:rsidRDefault="00AA265D" w:rsidP="00B93575">
      <w:r>
        <w:separator/>
      </w:r>
    </w:p>
  </w:footnote>
  <w:footnote w:type="continuationSeparator" w:id="0">
    <w:p w:rsidR="00AA265D" w:rsidRDefault="00AA265D" w:rsidP="00B935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7356"/>
      <w:docPartObj>
        <w:docPartGallery w:val="Page Numbers (Top of Page)"/>
        <w:docPartUnique/>
      </w:docPartObj>
    </w:sdtPr>
    <w:sdtEndPr/>
    <w:sdtContent>
      <w:p w:rsidR="0037106A" w:rsidRDefault="002905DD" w:rsidP="00756E11">
        <w:pPr>
          <w:pStyle w:val="Header"/>
          <w:jc w:val="right"/>
        </w:pPr>
        <w:r>
          <w:fldChar w:fldCharType="begin"/>
        </w:r>
        <w:r w:rsidR="0037106A">
          <w:instrText xml:space="preserve"> PAGE   \* MERGEFORMAT </w:instrText>
        </w:r>
        <w:r>
          <w:fldChar w:fldCharType="separate"/>
        </w:r>
        <w:r w:rsidR="001B1DEA">
          <w:rPr>
            <w:noProof/>
          </w:rPr>
          <w:t>38</w:t>
        </w:r>
        <w:r>
          <w:rPr>
            <w:noProof/>
          </w:rPr>
          <w:fldChar w:fldCharType="end"/>
        </w:r>
      </w:p>
    </w:sdtContent>
  </w:sdt>
  <w:p w:rsidR="0037106A" w:rsidRDefault="0037106A" w:rsidP="00756E11">
    <w:pPr>
      <w:pStyle w:val="Header"/>
    </w:pPr>
  </w:p>
  <w:p w:rsidR="0037106A" w:rsidRDefault="003710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D03D7"/>
    <w:multiLevelType w:val="hybridMultilevel"/>
    <w:tmpl w:val="FA2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A5250"/>
    <w:multiLevelType w:val="hybridMultilevel"/>
    <w:tmpl w:val="0BCE60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EE47EBB"/>
    <w:multiLevelType w:val="multilevel"/>
    <w:tmpl w:val="78223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 w15:restartNumberingAfterBreak="0">
    <w:nsid w:val="16E15CEC"/>
    <w:multiLevelType w:val="hybridMultilevel"/>
    <w:tmpl w:val="C78E20EA"/>
    <w:lvl w:ilvl="0" w:tplc="E5883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75F0D"/>
    <w:multiLevelType w:val="hybridMultilevel"/>
    <w:tmpl w:val="81A641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B130A"/>
    <w:multiLevelType w:val="hybridMultilevel"/>
    <w:tmpl w:val="336C2332"/>
    <w:lvl w:ilvl="0" w:tplc="02363B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84A98"/>
    <w:multiLevelType w:val="hybridMultilevel"/>
    <w:tmpl w:val="FF46B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1216A"/>
    <w:multiLevelType w:val="hybridMultilevel"/>
    <w:tmpl w:val="218C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E1D5A"/>
    <w:multiLevelType w:val="hybridMultilevel"/>
    <w:tmpl w:val="57E45F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25DC20D2"/>
    <w:multiLevelType w:val="hybridMultilevel"/>
    <w:tmpl w:val="BC0235DA"/>
    <w:lvl w:ilvl="0" w:tplc="2952AD8C">
      <w:start w:val="1"/>
      <w:numFmt w:val="decimal"/>
      <w:lvlText w:val="1.1.%1."/>
      <w:lvlJc w:val="left"/>
      <w:pPr>
        <w:ind w:left="360" w:hanging="360"/>
      </w:pPr>
      <w:rPr>
        <w:rFonts w:hint="default"/>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10" w15:restartNumberingAfterBreak="0">
    <w:nsid w:val="2D596908"/>
    <w:multiLevelType w:val="hybridMultilevel"/>
    <w:tmpl w:val="336ADF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10160"/>
    <w:multiLevelType w:val="multilevel"/>
    <w:tmpl w:val="E81C3A3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2630185"/>
    <w:multiLevelType w:val="hybridMultilevel"/>
    <w:tmpl w:val="F3E409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455E08"/>
    <w:multiLevelType w:val="multilevel"/>
    <w:tmpl w:val="64FA5CA2"/>
    <w:lvl w:ilvl="0">
      <w:start w:val="2"/>
      <w:numFmt w:val="decimal"/>
      <w:lvlText w:val="%1"/>
      <w:lvlJc w:val="left"/>
      <w:pPr>
        <w:ind w:left="360" w:hanging="360"/>
      </w:pPr>
      <w:rPr>
        <w:rFonts w:hint="default"/>
      </w:rPr>
    </w:lvl>
    <w:lvl w:ilvl="1">
      <w:start w:val="3"/>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058" w:hanging="72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310" w:hanging="108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562" w:hanging="1440"/>
      </w:pPr>
      <w:rPr>
        <w:rFonts w:hint="default"/>
      </w:rPr>
    </w:lvl>
    <w:lvl w:ilvl="8">
      <w:start w:val="1"/>
      <w:numFmt w:val="decimal"/>
      <w:lvlText w:val="%1.%2.%3.%4.%5.%6.%7.%8.%9"/>
      <w:lvlJc w:val="left"/>
      <w:pPr>
        <w:ind w:left="5368" w:hanging="1800"/>
      </w:pPr>
      <w:rPr>
        <w:rFonts w:hint="default"/>
      </w:rPr>
    </w:lvl>
  </w:abstractNum>
  <w:abstractNum w:abstractNumId="14" w15:restartNumberingAfterBreak="0">
    <w:nsid w:val="44DE469B"/>
    <w:multiLevelType w:val="hybridMultilevel"/>
    <w:tmpl w:val="F662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020EAC"/>
    <w:multiLevelType w:val="hybridMultilevel"/>
    <w:tmpl w:val="256647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5454594A"/>
    <w:multiLevelType w:val="hybridMultilevel"/>
    <w:tmpl w:val="7CF8936C"/>
    <w:lvl w:ilvl="0" w:tplc="D9DC8110">
      <w:start w:val="1"/>
      <w:numFmt w:val="decimal"/>
      <w:lvlText w:val="2.%1."/>
      <w:lvlJc w:val="left"/>
      <w:pPr>
        <w:ind w:left="1526" w:hanging="360"/>
      </w:pPr>
      <w:rPr>
        <w:rFonts w:hint="default"/>
      </w:rPr>
    </w:lvl>
    <w:lvl w:ilvl="1" w:tplc="04090019" w:tentative="1">
      <w:start w:val="1"/>
      <w:numFmt w:val="lowerLetter"/>
      <w:lvlText w:val="%2."/>
      <w:lvlJc w:val="left"/>
      <w:pPr>
        <w:ind w:left="1751" w:hanging="360"/>
      </w:pPr>
    </w:lvl>
    <w:lvl w:ilvl="2" w:tplc="0409001B" w:tentative="1">
      <w:start w:val="1"/>
      <w:numFmt w:val="lowerRoman"/>
      <w:lvlText w:val="%3."/>
      <w:lvlJc w:val="right"/>
      <w:pPr>
        <w:ind w:left="2471" w:hanging="180"/>
      </w:pPr>
    </w:lvl>
    <w:lvl w:ilvl="3" w:tplc="0409000F" w:tentative="1">
      <w:start w:val="1"/>
      <w:numFmt w:val="decimal"/>
      <w:lvlText w:val="%4."/>
      <w:lvlJc w:val="left"/>
      <w:pPr>
        <w:ind w:left="3191" w:hanging="360"/>
      </w:pPr>
    </w:lvl>
    <w:lvl w:ilvl="4" w:tplc="04090019" w:tentative="1">
      <w:start w:val="1"/>
      <w:numFmt w:val="lowerLetter"/>
      <w:lvlText w:val="%5."/>
      <w:lvlJc w:val="left"/>
      <w:pPr>
        <w:ind w:left="3911" w:hanging="360"/>
      </w:pPr>
    </w:lvl>
    <w:lvl w:ilvl="5" w:tplc="0409001B" w:tentative="1">
      <w:start w:val="1"/>
      <w:numFmt w:val="lowerRoman"/>
      <w:lvlText w:val="%6."/>
      <w:lvlJc w:val="right"/>
      <w:pPr>
        <w:ind w:left="4631" w:hanging="180"/>
      </w:pPr>
    </w:lvl>
    <w:lvl w:ilvl="6" w:tplc="0409000F" w:tentative="1">
      <w:start w:val="1"/>
      <w:numFmt w:val="decimal"/>
      <w:lvlText w:val="%7."/>
      <w:lvlJc w:val="left"/>
      <w:pPr>
        <w:ind w:left="5351" w:hanging="360"/>
      </w:pPr>
    </w:lvl>
    <w:lvl w:ilvl="7" w:tplc="04090019" w:tentative="1">
      <w:start w:val="1"/>
      <w:numFmt w:val="lowerLetter"/>
      <w:lvlText w:val="%8."/>
      <w:lvlJc w:val="left"/>
      <w:pPr>
        <w:ind w:left="6071" w:hanging="360"/>
      </w:pPr>
    </w:lvl>
    <w:lvl w:ilvl="8" w:tplc="0409001B" w:tentative="1">
      <w:start w:val="1"/>
      <w:numFmt w:val="lowerRoman"/>
      <w:lvlText w:val="%9."/>
      <w:lvlJc w:val="right"/>
      <w:pPr>
        <w:ind w:left="6791" w:hanging="180"/>
      </w:pPr>
    </w:lvl>
  </w:abstractNum>
  <w:abstractNum w:abstractNumId="17" w15:restartNumberingAfterBreak="0">
    <w:nsid w:val="5AAF2276"/>
    <w:multiLevelType w:val="hybridMultilevel"/>
    <w:tmpl w:val="6116ED48"/>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8" w15:restartNumberingAfterBreak="0">
    <w:nsid w:val="6A017F9E"/>
    <w:multiLevelType w:val="multilevel"/>
    <w:tmpl w:val="4A8E9F9A"/>
    <w:lvl w:ilvl="0">
      <w:start w:val="1"/>
      <w:numFmt w:val="decimal"/>
      <w:lvlText w:val="%1."/>
      <w:lvlJc w:val="left"/>
      <w:pPr>
        <w:ind w:left="705" w:hanging="705"/>
      </w:pPr>
      <w:rPr>
        <w:rFonts w:hint="default"/>
        <w:b/>
      </w:rPr>
    </w:lvl>
    <w:lvl w:ilvl="1">
      <w:start w:val="1"/>
      <w:numFmt w:val="decimal"/>
      <w:lvlText w:val="1.%2."/>
      <w:lvlJc w:val="left"/>
      <w:pPr>
        <w:ind w:left="705" w:hanging="7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6BA01E79"/>
    <w:multiLevelType w:val="hybridMultilevel"/>
    <w:tmpl w:val="147057E2"/>
    <w:lvl w:ilvl="0" w:tplc="ADF4F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5C12FD"/>
    <w:multiLevelType w:val="hybridMultilevel"/>
    <w:tmpl w:val="394A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1D64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9C55A7A"/>
    <w:multiLevelType w:val="hybridMultilevel"/>
    <w:tmpl w:val="860AAD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DC00866"/>
    <w:multiLevelType w:val="hybridMultilevel"/>
    <w:tmpl w:val="B932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7"/>
  </w:num>
  <w:num w:numId="4">
    <w:abstractNumId w:val="21"/>
  </w:num>
  <w:num w:numId="5">
    <w:abstractNumId w:val="16"/>
  </w:num>
  <w:num w:numId="6">
    <w:abstractNumId w:val="19"/>
  </w:num>
  <w:num w:numId="7">
    <w:abstractNumId w:val="5"/>
  </w:num>
  <w:num w:numId="8">
    <w:abstractNumId w:val="2"/>
  </w:num>
  <w:num w:numId="9">
    <w:abstractNumId w:val="15"/>
  </w:num>
  <w:num w:numId="10">
    <w:abstractNumId w:val="8"/>
  </w:num>
  <w:num w:numId="11">
    <w:abstractNumId w:val="20"/>
  </w:num>
  <w:num w:numId="12">
    <w:abstractNumId w:val="3"/>
  </w:num>
  <w:num w:numId="13">
    <w:abstractNumId w:val="11"/>
  </w:num>
  <w:num w:numId="14">
    <w:abstractNumId w:val="13"/>
  </w:num>
  <w:num w:numId="15">
    <w:abstractNumId w:val="0"/>
  </w:num>
  <w:num w:numId="16">
    <w:abstractNumId w:val="6"/>
  </w:num>
  <w:num w:numId="17">
    <w:abstractNumId w:val="1"/>
  </w:num>
  <w:num w:numId="18">
    <w:abstractNumId w:val="22"/>
  </w:num>
  <w:num w:numId="19">
    <w:abstractNumId w:val="7"/>
  </w:num>
  <w:num w:numId="20">
    <w:abstractNumId w:val="12"/>
  </w:num>
  <w:num w:numId="21">
    <w:abstractNumId w:val="23"/>
  </w:num>
  <w:num w:numId="22">
    <w:abstractNumId w:val="10"/>
  </w:num>
  <w:num w:numId="23">
    <w:abstractNumId w:val="4"/>
  </w:num>
  <w:num w:numId="2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salan">
    <w15:presenceInfo w15:providerId="None" w15:userId="Ars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17125"/>
    <w:rsid w:val="000061E5"/>
    <w:rsid w:val="00091105"/>
    <w:rsid w:val="000F1BFF"/>
    <w:rsid w:val="00101700"/>
    <w:rsid w:val="00123571"/>
    <w:rsid w:val="00144355"/>
    <w:rsid w:val="00154694"/>
    <w:rsid w:val="00180546"/>
    <w:rsid w:val="001A085E"/>
    <w:rsid w:val="001B1A5F"/>
    <w:rsid w:val="001B1DEA"/>
    <w:rsid w:val="002379B5"/>
    <w:rsid w:val="002466F8"/>
    <w:rsid w:val="002539E9"/>
    <w:rsid w:val="002671B0"/>
    <w:rsid w:val="00273C05"/>
    <w:rsid w:val="002905DD"/>
    <w:rsid w:val="00295E1D"/>
    <w:rsid w:val="002A4989"/>
    <w:rsid w:val="002C7C81"/>
    <w:rsid w:val="002D1A47"/>
    <w:rsid w:val="002D71FB"/>
    <w:rsid w:val="002E0DBF"/>
    <w:rsid w:val="00305BC0"/>
    <w:rsid w:val="003147D3"/>
    <w:rsid w:val="00317B22"/>
    <w:rsid w:val="0037106A"/>
    <w:rsid w:val="003F14E4"/>
    <w:rsid w:val="00451470"/>
    <w:rsid w:val="00451849"/>
    <w:rsid w:val="004729B5"/>
    <w:rsid w:val="00481F3B"/>
    <w:rsid w:val="004927E5"/>
    <w:rsid w:val="004B222E"/>
    <w:rsid w:val="004C3127"/>
    <w:rsid w:val="004F1F4C"/>
    <w:rsid w:val="00510838"/>
    <w:rsid w:val="00517181"/>
    <w:rsid w:val="005242EE"/>
    <w:rsid w:val="0052531C"/>
    <w:rsid w:val="00556148"/>
    <w:rsid w:val="00571110"/>
    <w:rsid w:val="005817B0"/>
    <w:rsid w:val="00592C9F"/>
    <w:rsid w:val="00595012"/>
    <w:rsid w:val="005B5D5B"/>
    <w:rsid w:val="005C366D"/>
    <w:rsid w:val="005D5463"/>
    <w:rsid w:val="005E399A"/>
    <w:rsid w:val="00623E1D"/>
    <w:rsid w:val="006272BB"/>
    <w:rsid w:val="00647294"/>
    <w:rsid w:val="006713B0"/>
    <w:rsid w:val="00672A00"/>
    <w:rsid w:val="006807A5"/>
    <w:rsid w:val="00693D71"/>
    <w:rsid w:val="006B0DC3"/>
    <w:rsid w:val="006E7B95"/>
    <w:rsid w:val="006F31A9"/>
    <w:rsid w:val="007003E6"/>
    <w:rsid w:val="00706714"/>
    <w:rsid w:val="00722E4E"/>
    <w:rsid w:val="00753E7E"/>
    <w:rsid w:val="00756E11"/>
    <w:rsid w:val="00760E8A"/>
    <w:rsid w:val="00773925"/>
    <w:rsid w:val="007769F1"/>
    <w:rsid w:val="007811C5"/>
    <w:rsid w:val="007A3BA4"/>
    <w:rsid w:val="007F443A"/>
    <w:rsid w:val="00804EFF"/>
    <w:rsid w:val="00834A53"/>
    <w:rsid w:val="00877DE8"/>
    <w:rsid w:val="00885299"/>
    <w:rsid w:val="0089438B"/>
    <w:rsid w:val="008952DE"/>
    <w:rsid w:val="0089675B"/>
    <w:rsid w:val="008E423C"/>
    <w:rsid w:val="008E79D6"/>
    <w:rsid w:val="00904E90"/>
    <w:rsid w:val="00917125"/>
    <w:rsid w:val="00931151"/>
    <w:rsid w:val="00933CF9"/>
    <w:rsid w:val="00956206"/>
    <w:rsid w:val="009B4D58"/>
    <w:rsid w:val="00A042EB"/>
    <w:rsid w:val="00A07E30"/>
    <w:rsid w:val="00A1114E"/>
    <w:rsid w:val="00A127CD"/>
    <w:rsid w:val="00A15F4D"/>
    <w:rsid w:val="00A344E7"/>
    <w:rsid w:val="00A4278C"/>
    <w:rsid w:val="00A43A10"/>
    <w:rsid w:val="00A732F7"/>
    <w:rsid w:val="00A9171F"/>
    <w:rsid w:val="00AA265D"/>
    <w:rsid w:val="00AC698C"/>
    <w:rsid w:val="00AC7933"/>
    <w:rsid w:val="00B46503"/>
    <w:rsid w:val="00B867E6"/>
    <w:rsid w:val="00B93575"/>
    <w:rsid w:val="00C16777"/>
    <w:rsid w:val="00C174AD"/>
    <w:rsid w:val="00C3003D"/>
    <w:rsid w:val="00C33128"/>
    <w:rsid w:val="00C734C6"/>
    <w:rsid w:val="00C938D7"/>
    <w:rsid w:val="00CA32C2"/>
    <w:rsid w:val="00CC71CE"/>
    <w:rsid w:val="00CF23B2"/>
    <w:rsid w:val="00CF5B3D"/>
    <w:rsid w:val="00D10C8E"/>
    <w:rsid w:val="00D14BED"/>
    <w:rsid w:val="00D801AB"/>
    <w:rsid w:val="00DA60FA"/>
    <w:rsid w:val="00DD1675"/>
    <w:rsid w:val="00DF3D5F"/>
    <w:rsid w:val="00DF6282"/>
    <w:rsid w:val="00E133DA"/>
    <w:rsid w:val="00E441EE"/>
    <w:rsid w:val="00E75063"/>
    <w:rsid w:val="00EA403D"/>
    <w:rsid w:val="00EE7D02"/>
    <w:rsid w:val="00F27432"/>
    <w:rsid w:val="00F71E9F"/>
    <w:rsid w:val="00F84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4EFDE7-1B30-4D4A-8435-E03B3890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1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729B5"/>
    <w:pPr>
      <w:keepNext/>
      <w:numPr>
        <w:numId w:val="4"/>
      </w:numPr>
      <w:spacing w:before="240" w:after="60"/>
      <w:outlineLvl w:val="0"/>
    </w:pPr>
    <w:rPr>
      <w:rFonts w:ascii="Calibri Light" w:hAnsi="Calibri Light"/>
      <w:b/>
      <w:bCs/>
      <w:kern w:val="32"/>
      <w:sz w:val="32"/>
      <w:szCs w:val="32"/>
    </w:rPr>
  </w:style>
  <w:style w:type="paragraph" w:styleId="Heading2">
    <w:name w:val="heading 2"/>
    <w:basedOn w:val="Normal"/>
    <w:link w:val="Heading2Char"/>
    <w:qFormat/>
    <w:rsid w:val="004729B5"/>
    <w:pPr>
      <w:numPr>
        <w:ilvl w:val="1"/>
        <w:numId w:val="4"/>
      </w:numPr>
      <w:spacing w:before="100" w:beforeAutospacing="1" w:after="100" w:afterAutospacing="1"/>
      <w:outlineLvl w:val="1"/>
    </w:pPr>
    <w:rPr>
      <w:b/>
      <w:bCs/>
      <w:color w:val="000000"/>
      <w:sz w:val="36"/>
      <w:szCs w:val="36"/>
    </w:rPr>
  </w:style>
  <w:style w:type="paragraph" w:styleId="Heading3">
    <w:name w:val="heading 3"/>
    <w:basedOn w:val="Normal"/>
    <w:next w:val="Normal"/>
    <w:link w:val="Heading3Char"/>
    <w:unhideWhenUsed/>
    <w:qFormat/>
    <w:rsid w:val="004729B5"/>
    <w:pPr>
      <w:keepNext/>
      <w:numPr>
        <w:ilvl w:val="2"/>
        <w:numId w:val="4"/>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4729B5"/>
    <w:pPr>
      <w:keepNext/>
      <w:numPr>
        <w:ilvl w:val="3"/>
        <w:numId w:val="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729B5"/>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4729B5"/>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729B5"/>
    <w:pPr>
      <w:numPr>
        <w:ilvl w:val="6"/>
        <w:numId w:val="4"/>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4729B5"/>
    <w:pPr>
      <w:numPr>
        <w:ilvl w:val="7"/>
        <w:numId w:val="4"/>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4729B5"/>
    <w:pPr>
      <w:numPr>
        <w:ilvl w:val="8"/>
        <w:numId w:val="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29B5"/>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rsid w:val="004729B5"/>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rsid w:val="004729B5"/>
    <w:rPr>
      <w:rFonts w:ascii="Calibri Light" w:eastAsia="Times New Roman" w:hAnsi="Calibri Light" w:cs="Times New Roman"/>
      <w:b/>
      <w:bCs/>
      <w:sz w:val="26"/>
      <w:szCs w:val="26"/>
    </w:rPr>
  </w:style>
  <w:style w:type="character" w:customStyle="1" w:styleId="Heading4Char">
    <w:name w:val="Heading 4 Char"/>
    <w:basedOn w:val="DefaultParagraphFont"/>
    <w:link w:val="Heading4"/>
    <w:semiHidden/>
    <w:rsid w:val="004729B5"/>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4729B5"/>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4729B5"/>
    <w:rPr>
      <w:rFonts w:ascii="Calibri" w:eastAsia="Times New Roman" w:hAnsi="Calibri" w:cs="Times New Roman"/>
      <w:b/>
      <w:bCs/>
    </w:rPr>
  </w:style>
  <w:style w:type="character" w:customStyle="1" w:styleId="Heading7Char">
    <w:name w:val="Heading 7 Char"/>
    <w:basedOn w:val="DefaultParagraphFont"/>
    <w:link w:val="Heading7"/>
    <w:semiHidden/>
    <w:rsid w:val="004729B5"/>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4729B5"/>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4729B5"/>
    <w:rPr>
      <w:rFonts w:ascii="Calibri Light" w:eastAsia="Times New Roman" w:hAnsi="Calibri Light" w:cs="Times New Roman"/>
    </w:rPr>
  </w:style>
  <w:style w:type="paragraph" w:styleId="ListParagraph">
    <w:name w:val="List Paragraph"/>
    <w:basedOn w:val="Normal"/>
    <w:uiPriority w:val="34"/>
    <w:qFormat/>
    <w:rsid w:val="00305BC0"/>
    <w:pPr>
      <w:ind w:left="720"/>
    </w:pPr>
  </w:style>
  <w:style w:type="table" w:customStyle="1" w:styleId="LightShading-Accent11">
    <w:name w:val="Light Shading - Accent 11"/>
    <w:basedOn w:val="TableNormal"/>
    <w:uiPriority w:val="60"/>
    <w:rsid w:val="0018054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8054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8054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3575"/>
    <w:pPr>
      <w:tabs>
        <w:tab w:val="center" w:pos="4680"/>
        <w:tab w:val="right" w:pos="9360"/>
      </w:tabs>
    </w:pPr>
  </w:style>
  <w:style w:type="character" w:customStyle="1" w:styleId="HeaderChar">
    <w:name w:val="Header Char"/>
    <w:basedOn w:val="DefaultParagraphFont"/>
    <w:link w:val="Header"/>
    <w:uiPriority w:val="99"/>
    <w:rsid w:val="00B9357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93575"/>
    <w:pPr>
      <w:tabs>
        <w:tab w:val="center" w:pos="4680"/>
        <w:tab w:val="right" w:pos="9360"/>
      </w:tabs>
    </w:pPr>
  </w:style>
  <w:style w:type="character" w:customStyle="1" w:styleId="FooterChar">
    <w:name w:val="Footer Char"/>
    <w:basedOn w:val="DefaultParagraphFont"/>
    <w:link w:val="Footer"/>
    <w:uiPriority w:val="99"/>
    <w:rsid w:val="00B9357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72BB"/>
    <w:rPr>
      <w:rFonts w:ascii="Tahoma" w:hAnsi="Tahoma" w:cs="Tahoma"/>
      <w:sz w:val="16"/>
      <w:szCs w:val="16"/>
    </w:rPr>
  </w:style>
  <w:style w:type="character" w:customStyle="1" w:styleId="BalloonTextChar">
    <w:name w:val="Balloon Text Char"/>
    <w:basedOn w:val="DefaultParagraphFont"/>
    <w:link w:val="BalloonText"/>
    <w:uiPriority w:val="99"/>
    <w:semiHidden/>
    <w:rsid w:val="006272BB"/>
    <w:rPr>
      <w:rFonts w:ascii="Tahoma" w:eastAsia="Times New Roman" w:hAnsi="Tahoma" w:cs="Tahoma"/>
      <w:sz w:val="16"/>
      <w:szCs w:val="16"/>
    </w:rPr>
  </w:style>
  <w:style w:type="character" w:styleId="Hyperlink">
    <w:name w:val="Hyperlink"/>
    <w:uiPriority w:val="99"/>
    <w:unhideWhenUsed/>
    <w:rsid w:val="00A042EB"/>
    <w:rPr>
      <w:color w:val="0563C1"/>
      <w:u w:val="single"/>
    </w:rPr>
  </w:style>
  <w:style w:type="paragraph" w:styleId="TOCHeading">
    <w:name w:val="TOC Heading"/>
    <w:basedOn w:val="Heading1"/>
    <w:next w:val="Normal"/>
    <w:uiPriority w:val="39"/>
    <w:semiHidden/>
    <w:unhideWhenUsed/>
    <w:qFormat/>
    <w:rsid w:val="000061E5"/>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semiHidden/>
    <w:unhideWhenUsed/>
    <w:qFormat/>
    <w:rsid w:val="000061E5"/>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CC71CE"/>
    <w:pPr>
      <w:spacing w:after="100" w:line="276" w:lineRule="auto"/>
    </w:pPr>
    <w:rPr>
      <w:rFonts w:eastAsiaTheme="minorEastAsia"/>
      <w:b/>
      <w:szCs w:val="22"/>
    </w:rPr>
  </w:style>
  <w:style w:type="paragraph" w:styleId="TOC3">
    <w:name w:val="toc 3"/>
    <w:basedOn w:val="Normal"/>
    <w:next w:val="Normal"/>
    <w:autoRedefine/>
    <w:uiPriority w:val="39"/>
    <w:unhideWhenUsed/>
    <w:qFormat/>
    <w:rsid w:val="000061E5"/>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4.emf"/><Relationship Id="rId21" Type="http://schemas.openxmlformats.org/officeDocument/2006/relationships/image" Target="media/image9.png"/><Relationship Id="rId34" Type="http://schemas.openxmlformats.org/officeDocument/2006/relationships/hyperlink" Target="http://www.belectric.com/fileadmin/MASTER/pdf/brochures/BEL_SKW_Hybrid_Systems_EN_www.pdf"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pvresources.com/PVSystems/HybridSystems.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3.vsdx"/><Relationship Id="rId29" Type="http://schemas.openxmlformats.org/officeDocument/2006/relationships/hyperlink" Target="http://www.nizamsolar.com/hybrid-solar-system-solar-panels-inver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hyperlink" Target="http://ebr-energy.com/pakistan/solar-wind-hybrid-solution"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hyperlink" Target="http://www.livesolar.com.au/hybrid-solar-syste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package" Target="embeddings/Microsoft_Visio_Drawing4.vsdx"/><Relationship Id="rId30" Type="http://schemas.openxmlformats.org/officeDocument/2006/relationships/hyperlink" Target="http://energypotentialinc.com/pages/hybridsolar" TargetMode="External"/><Relationship Id="rId35" Type="http://schemas.openxmlformats.org/officeDocument/2006/relationships/hyperlink" Target="http://smart-prototyping.com/image/data/2_components/Arduino/100845%20Arduino%20Tiny%20RTC%20I2C%20real%20time%20clock%20module%2024C32%20storage%20%20DS1307/1.jp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D39E3-D298-4C16-A984-FE8A7ABB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6281</Words>
  <Characters>35805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server</dc:creator>
  <cp:keywords/>
  <dc:description/>
  <cp:lastModifiedBy>Arsalan Ahmedx</cp:lastModifiedBy>
  <cp:revision>6</cp:revision>
  <cp:lastPrinted>2015-06-07T12:20:00Z</cp:lastPrinted>
  <dcterms:created xsi:type="dcterms:W3CDTF">2015-06-29T10:12:00Z</dcterms:created>
  <dcterms:modified xsi:type="dcterms:W3CDTF">2015-07-06T04:00:00Z</dcterms:modified>
</cp:coreProperties>
</file>